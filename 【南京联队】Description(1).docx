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10DA" w14:textId="77777777" w:rsidR="00B256BE" w:rsidRDefault="00000000">
      <w:pPr>
        <w:jc w:val="center"/>
        <w:rPr>
          <w:color w:val="0D0D0D" w:themeColor="text1" w:themeTint="F2"/>
        </w:rPr>
      </w:pPr>
      <w:r>
        <w:rPr>
          <w:b/>
          <w:color w:val="0D0D0D" w:themeColor="text1" w:themeTint="F2"/>
          <w:sz w:val="36"/>
        </w:rPr>
        <w:t>NanJing United — Project Description</w:t>
      </w:r>
    </w:p>
    <w:p w14:paraId="52273676" w14:textId="77777777" w:rsidR="00B256BE" w:rsidRDefault="00B256BE">
      <w:pPr>
        <w:rPr>
          <w:color w:val="0D0D0D" w:themeColor="text1" w:themeTint="F2"/>
        </w:rPr>
      </w:pPr>
    </w:p>
    <w:p w14:paraId="456140B5" w14:textId="77777777" w:rsidR="00B256BE" w:rsidRDefault="00000000">
      <w:pPr>
        <w:rPr>
          <w:color w:val="0D0D0D" w:themeColor="text1" w:themeTint="F2"/>
        </w:rPr>
      </w:pPr>
      <w:r>
        <w:rPr>
          <w:b/>
          <w:color w:val="0D0D0D" w:themeColor="text1" w:themeTint="F2"/>
          <w:sz w:val="28"/>
        </w:rPr>
        <w:t>Abstract</w:t>
      </w:r>
    </w:p>
    <w:p w14:paraId="3EFC328D" w14:textId="3FEB3036" w:rsidR="00B256BE" w:rsidRPr="00FD7CFE" w:rsidRDefault="00000000">
      <w:pPr>
        <w:rPr>
          <w:rFonts w:eastAsia="宋体" w:hint="eastAsia"/>
          <w:color w:val="0D0D0D" w:themeColor="text1" w:themeTint="F2"/>
          <w:lang w:eastAsia="zh-CN"/>
          <w:rPrChange w:id="0" w:author="keyi hu" w:date="2026-07-16T21:56:00Z" w16du:dateUtc="2026-07-16T13:56:00Z">
            <w:rPr>
              <w:color w:val="0D0D0D" w:themeColor="text1" w:themeTint="F2"/>
            </w:rPr>
          </w:rPrChange>
        </w:rPr>
      </w:pPr>
      <w:r>
        <w:rPr>
          <w:color w:val="0D0D0D" w:themeColor="text1" w:themeTint="F2"/>
          <w:sz w:val="22"/>
        </w:rPr>
        <w:t xml:space="preserve">Sarcopenia, a progressive skeletal muscle disorder affecting over 310 million elderly Chinese, lacks safe and affordable treatments; we propose green biosynthesis of carnosine as a sustainable nutritional solution. Our team has screened functional carnosine </w:t>
      </w:r>
      <w:bookmarkStart w:id="1" w:name="OLE_LINK1"/>
      <w:r>
        <w:rPr>
          <w:color w:val="0D0D0D" w:themeColor="text1" w:themeTint="F2"/>
          <w:sz w:val="22"/>
        </w:rPr>
        <w:t>synthetases</w:t>
      </w:r>
      <w:bookmarkEnd w:id="1"/>
      <w:r>
        <w:rPr>
          <w:color w:val="0D0D0D" w:themeColor="text1" w:themeTint="F2"/>
          <w:sz w:val="22"/>
        </w:rPr>
        <w:t xml:space="preserve">, optimized enzyme structures, and engineered microbial strains to produce high-purity carnosine under mild, animal-free conditions. </w:t>
      </w:r>
      <w:commentRangeStart w:id="2"/>
      <w:del w:id="3" w:author="Junqin Zhao" w:date="2026-07-06T18:50:00Z">
        <w:r>
          <w:rPr>
            <w:color w:val="0D0D0D" w:themeColor="text1" w:themeTint="F2"/>
          </w:rPr>
          <w:delText xml:space="preserve">Key challenges remain, including insufficient production yield and peptide delivery efficiency; these are being addressed through enzyme engineering, metabolic pathway optimization, and advanced encapsulation strategies. </w:delText>
        </w:r>
        <w:commentRangeEnd w:id="2"/>
        <w:r>
          <w:rPr>
            <w:rStyle w:val="aff7"/>
            <w:color w:val="0D0D0D" w:themeColor="text1" w:themeTint="F2"/>
            <w:sz w:val="22"/>
            <w:szCs w:val="22"/>
          </w:rPr>
          <w:commentReference w:id="2"/>
        </w:r>
      </w:del>
      <w:r>
        <w:rPr>
          <w:color w:val="0D0D0D" w:themeColor="text1" w:themeTint="F2"/>
          <w:sz w:val="22"/>
        </w:rPr>
        <w:t xml:space="preserve">By combining sustainable biosynthesis with targeted intervention, we aim to transform this proof-of-concept into a viable supplement that improves physical function and quality of life for </w:t>
      </w:r>
      <w:commentRangeStart w:id="4"/>
      <w:r>
        <w:rPr>
          <w:color w:val="0D0D0D" w:themeColor="text1" w:themeTint="F2"/>
          <w:sz w:val="22"/>
        </w:rPr>
        <w:t>older adults.</w:t>
      </w:r>
      <w:commentRangeEnd w:id="4"/>
      <w:r w:rsidR="00FD7CFE" w:rsidRPr="00FD7CFE">
        <w:rPr>
          <w:rStyle w:val="aff7"/>
          <w:rFonts w:eastAsia="宋体"/>
          <w:color w:val="0D0D0D" w:themeColor="text1" w:themeTint="F2"/>
          <w:sz w:val="24"/>
          <w:szCs w:val="22"/>
          <w:lang w:eastAsia="zh-CN"/>
          <w:rPrChange w:id="5" w:author="keyi hu" w:date="2026-07-16T21:56:00Z" w16du:dateUtc="2026-07-16T13:56:00Z">
            <w:rPr>
              <w:rStyle w:val="aff7"/>
              <w:color w:val="0D0D0D" w:themeColor="text1" w:themeTint="F2"/>
              <w:sz w:val="24"/>
              <w:szCs w:val="22"/>
            </w:rPr>
          </w:rPrChange>
        </w:rPr>
        <w:commentReference w:id="4"/>
      </w:r>
    </w:p>
    <w:p w14:paraId="6C2C1A0B" w14:textId="77777777" w:rsidR="00B256BE" w:rsidRDefault="00000000">
      <w:pPr>
        <w:rPr>
          <w:color w:val="0D0D0D" w:themeColor="text1" w:themeTint="F2"/>
        </w:rPr>
      </w:pPr>
      <w:r>
        <w:rPr>
          <w:b/>
          <w:color w:val="0D0D0D" w:themeColor="text1" w:themeTint="F2"/>
          <w:sz w:val="28"/>
        </w:rPr>
        <w:t>1. Inspiration</w:t>
      </w:r>
    </w:p>
    <w:p w14:paraId="72F01B7E" w14:textId="77777777" w:rsidR="00B256BE" w:rsidRDefault="00000000">
      <w:pPr>
        <w:rPr>
          <w:color w:val="0D0D0D" w:themeColor="text1" w:themeTint="F2"/>
        </w:rPr>
      </w:pPr>
      <w:commentRangeStart w:id="6"/>
      <w:r>
        <w:rPr>
          <w:color w:val="0D0D0D" w:themeColor="text1" w:themeTint="F2"/>
          <w:sz w:val="22"/>
        </w:rPr>
        <w:t>It is obvious that mobility limitation is associated with aging. This limitation can further lead to reduced gait speed, impaired balance, and an increased risk of falls for elderly people. Through research we have identified the deterioration of the musculoskeletal system, also known as sarcopenia, as the main contributor to this problem.</w:t>
      </w:r>
      <w:commentRangeEnd w:id="6"/>
      <w:r>
        <w:rPr>
          <w:rStyle w:val="aff7"/>
          <w:color w:val="0D0D0D" w:themeColor="text1" w:themeTint="F2"/>
          <w:sz w:val="24"/>
          <w:szCs w:val="22"/>
        </w:rPr>
        <w:commentReference w:id="6"/>
      </w:r>
    </w:p>
    <w:p w14:paraId="005BA897" w14:textId="77777777" w:rsidR="00B256BE" w:rsidRDefault="00000000">
      <w:pPr>
        <w:rPr>
          <w:color w:val="0D0D0D" w:themeColor="text1" w:themeTint="F2"/>
        </w:rPr>
      </w:pPr>
      <w:r>
        <w:rPr>
          <w:color w:val="0D0D0D" w:themeColor="text1" w:themeTint="F2"/>
          <w:sz w:val="22"/>
        </w:rPr>
        <w:t xml:space="preserve">More precisely, sarcopenia is a progressive and generalized skeletal muscle disorder characterized by low muscle strength, low muscle quantity or quality, and low physical performance (Cruz-Jentoft et al., 2019). </w:t>
      </w:r>
      <w:commentRangeStart w:id="7"/>
      <w:r>
        <w:rPr>
          <w:color w:val="0D0D0D" w:themeColor="text1" w:themeTint="F2"/>
          <w:sz w:val="22"/>
        </w:rPr>
        <w:t xml:space="preserve">It is mostly caused by imbalanced protein metabolism, chronic inflammation, mitochondrial dysfunction, neuromuscular degeneration, hormonal decline, and lifestyle factors. </w:t>
      </w:r>
      <w:commentRangeEnd w:id="7"/>
      <w:r w:rsidR="00E7669B">
        <w:rPr>
          <w:rStyle w:val="aff7"/>
          <w:color w:val="0D0D0D" w:themeColor="text1" w:themeTint="F2"/>
          <w:sz w:val="22"/>
          <w:szCs w:val="22"/>
        </w:rPr>
        <w:commentReference w:id="7"/>
      </w:r>
      <w:r>
        <w:rPr>
          <w:color w:val="0D0D0D" w:themeColor="text1" w:themeTint="F2"/>
          <w:sz w:val="22"/>
        </w:rPr>
        <w:t>Also, the risk of sarcopenia increases with age.</w:t>
      </w:r>
    </w:p>
    <w:p w14:paraId="575F470D" w14:textId="77777777" w:rsidR="00B256BE" w:rsidRDefault="00000000">
      <w:pPr>
        <w:rPr>
          <w:color w:val="0D0D0D" w:themeColor="text1" w:themeTint="F2"/>
        </w:rPr>
      </w:pPr>
      <w:r>
        <w:rPr>
          <w:color w:val="0D0D0D" w:themeColor="text1" w:themeTint="F2"/>
          <w:sz w:val="22"/>
        </w:rPr>
        <w:t>Sarcopenia itself does not cause pain, but it can lead to considerable inconvenience and limitations in daily life for the elderly people, especially for those who are bedridden as the vicious cycle of muscle loss can worsen their original illness.</w:t>
      </w:r>
    </w:p>
    <w:p w14:paraId="7D359F47" w14:textId="77777777" w:rsidR="00B256BE" w:rsidRDefault="00000000">
      <w:pPr>
        <w:rPr>
          <w:color w:val="0D0D0D" w:themeColor="text1" w:themeTint="F2"/>
        </w:rPr>
      </w:pPr>
      <w:r>
        <w:rPr>
          <w:color w:val="0D0D0D" w:themeColor="text1" w:themeTint="F2"/>
          <w:sz w:val="22"/>
        </w:rPr>
        <w:t>China is experiencing a severe population aging crisis.</w:t>
      </w:r>
      <w:commentRangeStart w:id="8"/>
      <w:r>
        <w:rPr>
          <w:color w:val="0D0D0D" w:themeColor="text1" w:themeTint="F2"/>
          <w:sz w:val="22"/>
        </w:rPr>
        <w:t xml:space="preserve"> By the end of 2024, the population aged 60 years and above had reached 310.31 million, accounting for 22.0% of the total population, while those aged 65 and above reached 220.23 million, representing 15.6% </w:t>
      </w:r>
      <w:commentRangeEnd w:id="8"/>
      <w:r w:rsidR="00C42FDE">
        <w:rPr>
          <w:rStyle w:val="aff7"/>
          <w:color w:val="0D0D0D" w:themeColor="text1" w:themeTint="F2"/>
          <w:sz w:val="22"/>
          <w:szCs w:val="22"/>
        </w:rPr>
        <w:commentReference w:id="8"/>
      </w:r>
      <w:r>
        <w:rPr>
          <w:color w:val="0D0D0D" w:themeColor="text1" w:themeTint="F2"/>
          <w:sz w:val="22"/>
        </w:rPr>
        <w:t xml:space="preserve">(Ministry of Civil Affairs of the People’s Republic of China, 2025). </w:t>
      </w:r>
      <w:commentRangeStart w:id="9"/>
      <w:commentRangeEnd w:id="9"/>
      <w:r>
        <w:rPr>
          <w:rStyle w:val="aff7"/>
          <w:color w:val="0D0D0D" w:themeColor="text1" w:themeTint="F2"/>
          <w:sz w:val="22"/>
          <w:szCs w:val="22"/>
        </w:rPr>
        <w:commentReference w:id="9"/>
      </w:r>
      <w:r>
        <w:rPr>
          <w:color w:val="0D0D0D" w:themeColor="text1" w:themeTint="F2"/>
          <w:sz w:val="22"/>
        </w:rPr>
        <w:t>However, relatively few elderly are seen going out in public spaces, which reflects the hidden burden of mobility limitations associated with aging.</w:t>
      </w:r>
    </w:p>
    <w:p w14:paraId="0D2C620E" w14:textId="77777777" w:rsidR="00B256BE" w:rsidRDefault="00000000">
      <w:pPr>
        <w:rPr>
          <w:color w:val="0D0D0D" w:themeColor="text1" w:themeTint="F2"/>
        </w:rPr>
      </w:pPr>
      <w:commentRangeStart w:id="10"/>
      <w:r>
        <w:rPr>
          <w:color w:val="0D0D0D" w:themeColor="text1" w:themeTint="F2"/>
          <w:sz w:val="22"/>
        </w:rPr>
        <w:t>Every one of us has elderly family members, therefore we are willing to improve the quality of life of the elderly people.</w:t>
      </w:r>
      <w:commentRangeEnd w:id="10"/>
      <w:r>
        <w:rPr>
          <w:rStyle w:val="aff7"/>
          <w:color w:val="0D0D0D" w:themeColor="text1" w:themeTint="F2"/>
          <w:sz w:val="24"/>
          <w:szCs w:val="22"/>
        </w:rPr>
        <w:commentReference w:id="10"/>
      </w:r>
    </w:p>
    <w:p w14:paraId="7ABA5EEA" w14:textId="77777777" w:rsidR="00B256BE" w:rsidRPr="00C62B9F" w:rsidRDefault="00000000">
      <w:pPr>
        <w:rPr>
          <w:rFonts w:eastAsia="宋体"/>
          <w:color w:val="0D0D0D" w:themeColor="text1" w:themeTint="F2"/>
          <w:lang w:eastAsia="zh-CN"/>
          <w:rPrChange w:id="11" w:author="Junqin Zhao" w:date="2026-07-06T18:56:00Z">
            <w:rPr>
              <w:color w:val="0D0D0D" w:themeColor="text1" w:themeTint="F2"/>
            </w:rPr>
          </w:rPrChange>
        </w:rPr>
      </w:pPr>
      <w:r>
        <w:rPr>
          <w:b/>
          <w:color w:val="0D0D0D" w:themeColor="text1" w:themeTint="F2"/>
          <w:sz w:val="28"/>
        </w:rPr>
        <w:t>2. Our Solution</w:t>
      </w:r>
    </w:p>
    <w:p w14:paraId="0BF44F63" w14:textId="6DB1ACFD" w:rsidR="00E53C50" w:rsidRPr="00C62B9F" w:rsidRDefault="00E53C50" w:rsidP="00E53C50">
      <w:pPr>
        <w:rPr>
          <w:ins w:id="12" w:author="Junqin Zhao" w:date="2026-07-06T18:55:00Z"/>
          <w:rFonts w:ascii="Times New Roman Regular" w:eastAsia="宋体" w:hAnsi="Times New Roman Regular" w:cs="Times New Roman Regular"/>
          <w:szCs w:val="21"/>
          <w:lang w:eastAsia="zh-CN"/>
          <w:rPrChange w:id="13" w:author="Junqin Zhao" w:date="2026-07-06T18:56:00Z">
            <w:rPr>
              <w:ins w:id="14" w:author="Junqin Zhao" w:date="2026-07-06T18:55:00Z"/>
              <w:rFonts w:ascii="Times New Roman Regular" w:hAnsi="Times New Roman Regular" w:cs="Times New Roman Regular"/>
              <w:szCs w:val="21"/>
            </w:rPr>
          </w:rPrChange>
        </w:rPr>
      </w:pPr>
      <w:ins w:id="15" w:author="Junqin Zhao" w:date="2026-07-06T18:55:00Z">
        <w:r>
          <w:rPr>
            <w:rFonts w:ascii="Times New Roman Regular" w:hAnsi="Times New Roman Regular" w:cs="Times New Roman Regular"/>
            <w:sz w:val="21"/>
            <w:szCs w:val="21"/>
          </w:rPr>
          <w:t>Found naturally in human skeletal muscle, carnosine is a type of endogenous dipeptide made up of β-alanyl and L-histidine. Its concentration in the human body continues to drop as people grow older</w:t>
        </w:r>
        <w:r>
          <w:rPr>
            <w:rFonts w:ascii="Times New Roman Regular" w:hAnsi="Times New Roman Regular" w:cs="Times New Roman Regular"/>
            <w:sz w:val="21"/>
            <w:szCs w:val="21"/>
            <w:lang w:eastAsia="zh-CN"/>
          </w:rPr>
          <w:t xml:space="preserve"> </w:t>
        </w:r>
        <w:r>
          <w:rPr>
            <w:rFonts w:ascii="Times New Roman Regular" w:hAnsi="Times New Roman Regular" w:cs="Times New Roman Regular"/>
          </w:rPr>
          <w:t xml:space="preserve">(Babizhayev &amp; </w:t>
        </w:r>
        <w:r>
          <w:rPr>
            <w:rFonts w:ascii="Times New Roman Regular" w:hAnsi="Times New Roman Regular" w:cs="Times New Roman Regular"/>
          </w:rPr>
          <w:lastRenderedPageBreak/>
          <w:t>Egorov, 2015)</w:t>
        </w:r>
        <w:r>
          <w:rPr>
            <w:rFonts w:ascii="Times New Roman Regular" w:hAnsi="Times New Roman Regular" w:cs="Times New Roman Regular"/>
            <w:lang w:eastAsia="zh-CN"/>
          </w:rPr>
          <w:t>.</w:t>
        </w:r>
        <w:r>
          <w:rPr>
            <w:rFonts w:ascii="Times New Roman Regular" w:hAnsi="Times New Roman Regular" w:cs="Times New Roman Regular"/>
            <w:sz w:val="21"/>
            <w:szCs w:val="21"/>
          </w:rPr>
          <w:t xml:space="preserve"> This natural compound carries a wide range of protective functions that help slow down sarcopenia progression. It works to reduce oxidative stress, clear harmful </w:t>
        </w:r>
        <w:commentRangeStart w:id="16"/>
        <w:r>
          <w:rPr>
            <w:rFonts w:ascii="Times New Roman Regular" w:hAnsi="Times New Roman Regular" w:cs="Times New Roman Regular"/>
            <w:sz w:val="21"/>
            <w:szCs w:val="21"/>
          </w:rPr>
          <w:t xml:space="preserve">AGE </w:t>
        </w:r>
      </w:ins>
      <w:commentRangeEnd w:id="16"/>
      <w:r w:rsidR="00C42FDE">
        <w:rPr>
          <w:rStyle w:val="aff7"/>
          <w:rFonts w:ascii="Times New Roman Regular" w:hAnsi="Times New Roman Regular" w:cs="Times New Roman Regular"/>
        </w:rPr>
        <w:commentReference w:id="16"/>
      </w:r>
      <w:ins w:id="17" w:author="Junqin Zhao" w:date="2026-07-06T18:55:00Z">
        <w:r>
          <w:rPr>
            <w:rFonts w:ascii="Times New Roman Regular" w:hAnsi="Times New Roman Regular" w:cs="Times New Roman Regular"/>
            <w:sz w:val="21"/>
            <w:szCs w:val="21"/>
          </w:rPr>
          <w:t>buildup, relieve muscle fibrosis, keep mitochondrial structures stable, support muscle protein growth, and maintain basic muscle strength (Kim et al., 2023; National Health Commission of China [NHC], 2026). Since elderly people cannot produce enough carnosine on their own, external supplementation serves as a safe and gentle nutritional method to ease age-related muscle loss</w:t>
        </w:r>
        <w:r>
          <w:rPr>
            <w:rFonts w:ascii="Times New Roman Regular" w:hAnsi="Times New Roman Regular" w:cs="Times New Roman Regular" w:hint="eastAsia"/>
            <w:sz w:val="21"/>
            <w:szCs w:val="21"/>
            <w:lang w:eastAsia="zh-CN"/>
          </w:rPr>
          <w:t xml:space="preserve"> </w:t>
        </w:r>
        <w:r>
          <w:rPr>
            <w:rFonts w:ascii="Times New Roman Regular" w:hAnsi="Times New Roman Regular" w:cs="Times New Roman Regular"/>
            <w:sz w:val="21"/>
            <w:szCs w:val="21"/>
          </w:rPr>
          <w:t>(Cesak et al., 2023).</w:t>
        </w:r>
      </w:ins>
    </w:p>
    <w:p w14:paraId="3AC221EF" w14:textId="0E271120" w:rsidR="00E53C50" w:rsidRPr="00C62B9F" w:rsidRDefault="00E53C50" w:rsidP="00E53C50">
      <w:pPr>
        <w:rPr>
          <w:ins w:id="18" w:author="Junqin Zhao" w:date="2026-07-06T18:55:00Z"/>
          <w:rFonts w:ascii="Times New Roman Regular" w:eastAsia="宋体" w:hAnsi="Times New Roman Regular" w:cs="Times New Roman Regular"/>
          <w:szCs w:val="21"/>
          <w:lang w:eastAsia="zh-CN"/>
          <w:rPrChange w:id="19" w:author="Junqin Zhao" w:date="2026-07-06T18:56:00Z">
            <w:rPr>
              <w:ins w:id="20" w:author="Junqin Zhao" w:date="2026-07-06T18:55:00Z"/>
              <w:rFonts w:ascii="Times New Roman Regular" w:hAnsi="Times New Roman Regular" w:cs="Times New Roman Regular"/>
              <w:szCs w:val="21"/>
            </w:rPr>
          </w:rPrChange>
        </w:rPr>
      </w:pPr>
      <w:ins w:id="21" w:author="Junqin Zhao" w:date="2026-07-06T18:55:00Z">
        <w:r>
          <w:rPr>
            <w:rFonts w:ascii="Times New Roman Regular" w:hAnsi="Times New Roman Regular" w:cs="Times New Roman Regular"/>
            <w:sz w:val="21"/>
            <w:szCs w:val="21"/>
          </w:rPr>
          <w:t>The two mainstream ways of manufacturing carnosine today both have obvious flaws, failing to meet sustainable and affordable production standards. Producing carnosine by extracting animal muscle tissue brings about serious animal welfare issues. Meanwhile, low carnosine content in animal raw materials complicates purification work and pushes up overall market costs (</w:t>
        </w:r>
        <w:r>
          <w:rPr>
            <w:rFonts w:ascii="Times New Roman Regular" w:hAnsi="Times New Roman Regular" w:cs="Times New Roman Regular" w:hint="eastAsia"/>
            <w:sz w:val="21"/>
            <w:szCs w:val="21"/>
            <w:lang w:eastAsia="zh-CN"/>
          </w:rPr>
          <w:t>Robin et al</w:t>
        </w:r>
        <w:r>
          <w:rPr>
            <w:rFonts w:ascii="Times New Roman Regular" w:hAnsi="Times New Roman Regular" w:cs="Times New Roman Regular"/>
            <w:sz w:val="21"/>
            <w:szCs w:val="21"/>
            <w:lang w:eastAsia="zh-CN"/>
          </w:rPr>
          <w:t>., 2022</w:t>
        </w:r>
        <w:r>
          <w:rPr>
            <w:rFonts w:ascii="Times New Roman Regular" w:hAnsi="Times New Roman Regular" w:cs="Times New Roman Regular"/>
            <w:sz w:val="21"/>
            <w:szCs w:val="21"/>
          </w:rPr>
          <w:t xml:space="preserve">). Chemical synthesis is no better, which involves cumbersome protection‑deprotection workflows, strict reaction conditions, toxic raw materials, high energy input, and poor environmental performance (Facchetti et al., 2025). </w:t>
        </w:r>
        <w:commentRangeStart w:id="22"/>
        <w:commentRangeStart w:id="23"/>
        <w:r>
          <w:rPr>
            <w:rFonts w:ascii="Times New Roman Regular" w:hAnsi="Times New Roman Regular" w:cs="Times New Roman Regular"/>
            <w:sz w:val="21"/>
            <w:szCs w:val="21"/>
          </w:rPr>
          <w:t>There is currently no production method that balances low cost, environmental safety, animal ethics and mass production, which creates a significant market gap (Orion Market Research, 2026).</w:t>
        </w:r>
      </w:ins>
      <w:commentRangeEnd w:id="23"/>
      <w:r w:rsidR="00F34877" w:rsidRPr="00C62B9F">
        <w:rPr>
          <w:rStyle w:val="aff7"/>
          <w:rFonts w:ascii="Times New Roman Regular" w:eastAsia="宋体" w:hAnsi="Times New Roman Regular" w:cs="Times New Roman Regular"/>
          <w:sz w:val="24"/>
          <w:lang w:eastAsia="zh-CN"/>
          <w:rPrChange w:id="24" w:author="Junqin Zhao" w:date="2026-07-06T18:56:00Z">
            <w:rPr>
              <w:rStyle w:val="aff7"/>
              <w:rFonts w:ascii="Times New Roman Regular" w:hAnsi="Times New Roman Regular" w:cs="Times New Roman Regular"/>
              <w:sz w:val="24"/>
            </w:rPr>
          </w:rPrChange>
        </w:rPr>
        <w:commentReference w:id="23"/>
      </w:r>
    </w:p>
    <w:p w14:paraId="449C9887" w14:textId="77777777" w:rsidR="00E53C50" w:rsidRDefault="00E53C50" w:rsidP="00E53C50">
      <w:pPr>
        <w:rPr>
          <w:ins w:id="25" w:author="Junqin Zhao" w:date="2026-07-06T18:55:00Z"/>
          <w:rFonts w:ascii="Times New Roman Regular" w:hAnsi="Times New Roman Regular" w:cs="Times New Roman Regular"/>
          <w:szCs w:val="21"/>
        </w:rPr>
      </w:pPr>
      <w:ins w:id="26" w:author="Junqin Zhao" w:date="2026-07-06T18:55:00Z">
        <w:r>
          <w:rPr>
            <w:rFonts w:ascii="Times New Roman Regular" w:hAnsi="Times New Roman Regular" w:cs="Times New Roman Regular"/>
            <w:sz w:val="21"/>
            <w:szCs w:val="21"/>
          </w:rPr>
          <w:t>To fix the drawbacks of traditional manufacturing methods, our team is going to design an approach to produce carnosine through green biosynthesis. This method takes place under mild water-based conditions, requiring no toxic chemicals or animal materials, which fits modern sustainable manufacturing and animal-friendly principles (Cui et al., 2026; Yin et al., 2019).</w:t>
        </w:r>
      </w:ins>
      <w:commentRangeEnd w:id="22"/>
      <w:r w:rsidR="00F34877">
        <w:rPr>
          <w:rStyle w:val="aff7"/>
          <w:rFonts w:ascii="Times New Roman Regular" w:hAnsi="Times New Roman Regular" w:cs="Times New Roman Regular"/>
        </w:rPr>
        <w:commentReference w:id="22"/>
      </w:r>
      <w:ins w:id="27" w:author="Junqin Zhao" w:date="2026-07-06T18:55:00Z">
        <w:r>
          <w:rPr>
            <w:rFonts w:ascii="Times New Roman Regular" w:hAnsi="Times New Roman Regular" w:cs="Times New Roman Regular"/>
            <w:sz w:val="21"/>
            <w:szCs w:val="21"/>
          </w:rPr>
          <w:t xml:space="preserve"> The core research objective is to screen highly efficient carnosine synthetases and achieve L‑carnosine biosynthesis with engineered Escherichia coli. After a series of laboratory experiments are carried out, we will collect and systematically analyse the obtained data to assess the industrial feasibility of this production scheme.</w:t>
        </w:r>
      </w:ins>
    </w:p>
    <w:p w14:paraId="5AD8412D" w14:textId="48EBF1DF" w:rsidR="00B256BE" w:rsidDel="00E53C50" w:rsidRDefault="00000000">
      <w:pPr>
        <w:rPr>
          <w:del w:id="28" w:author="Junqin Zhao" w:date="2026-07-06T18:55:00Z"/>
          <w:color w:val="0D0D0D" w:themeColor="text1" w:themeTint="F2"/>
        </w:rPr>
      </w:pPr>
      <w:del w:id="29" w:author="Junqin Zhao" w:date="2026-07-06T18:55:00Z">
        <w:r>
          <w:rPr>
            <w:color w:val="0D0D0D" w:themeColor="text1" w:themeTint="F2"/>
          </w:rPr>
          <w:delText xml:space="preserve">Found naturally in human skeletal muscle, carnosine is a type of endogenous dipeptide made up of β-alanyl and L-histidine. Its concentration in the human body continues to drop as people grow older (Babizhayev &amp; Egorov, 2015). This natural compound carries a wide range of protective functions that help slow down age-related muscle loss. It works to reduce oxidative stress, clear harmful AGE buildup, relieve muscle fibrosis, keep mitochondrial structures stable, support muscle protein growth, and maintain basic muscle strength (Kim et al., 2023; National Health Commission of China, 2026). </w:delText>
        </w:r>
        <w:commentRangeStart w:id="30"/>
        <w:r>
          <w:rPr>
            <w:color w:val="0D0D0D" w:themeColor="text1" w:themeTint="F2"/>
          </w:rPr>
          <w:delText>Since elderly people cannot produce enough carnosine on their own, external supplementation serves as a safe and gentle nutritional method to ease age-related muscle loss.</w:delText>
        </w:r>
        <w:commentRangeEnd w:id="30"/>
        <w:r>
          <w:rPr>
            <w:rStyle w:val="aff7"/>
            <w:color w:val="0D0D0D" w:themeColor="text1" w:themeTint="F2"/>
            <w:sz w:val="24"/>
            <w:szCs w:val="22"/>
          </w:rPr>
          <w:commentReference w:id="30"/>
        </w:r>
      </w:del>
    </w:p>
    <w:p w14:paraId="35493317" w14:textId="046B9141" w:rsidR="00B256BE" w:rsidDel="00E53C50" w:rsidRDefault="00000000">
      <w:pPr>
        <w:rPr>
          <w:del w:id="31" w:author="Junqin Zhao" w:date="2026-07-06T18:55:00Z"/>
          <w:color w:val="0D0D0D" w:themeColor="text1" w:themeTint="F2"/>
        </w:rPr>
      </w:pPr>
      <w:del w:id="32" w:author="Junqin Zhao" w:date="2026-07-06T18:55:00Z">
        <w:r>
          <w:rPr>
            <w:color w:val="0D0D0D" w:themeColor="text1" w:themeTint="F2"/>
          </w:rPr>
          <w:delText>The two mainstream ways of manufacturing carnosine today both have obvious flaws, failing to meet sustainable and affordable production standards. Producing carnosine by extracting animal muscle tissue brings about serious animal welfare issues, and low carnosine content complicates purification work and pushes up overall market costs (Vinick &amp; Jung, 1983). Chemical synthesis is no better: it requires dangerous explosive substances like hydrazine and azide derivatives, only reaches 40%–45% production efficiency, creates large amounts of organic waste, and demands high-cost industrial equipment</w:delText>
        </w:r>
        <w:commentRangeStart w:id="33"/>
        <w:commentRangeEnd w:id="33"/>
        <w:r>
          <w:rPr>
            <w:rStyle w:val="aff7"/>
            <w:color w:val="0D0D0D" w:themeColor="text1" w:themeTint="F2"/>
            <w:sz w:val="24"/>
            <w:szCs w:val="22"/>
          </w:rPr>
          <w:commentReference w:id="33"/>
        </w:r>
        <w:r>
          <w:rPr>
            <w:color w:val="0D0D0D" w:themeColor="text1" w:themeTint="F2"/>
          </w:rPr>
          <w:delText>. There is currently no production method that balances low cost, environmental safety, animal ethics, and mass production — a significant market gap.</w:delText>
        </w:r>
      </w:del>
    </w:p>
    <w:p w14:paraId="5439C7BB" w14:textId="093F0352" w:rsidR="00B256BE" w:rsidDel="00E53C50" w:rsidRDefault="00000000">
      <w:pPr>
        <w:rPr>
          <w:del w:id="34" w:author="Junqin Zhao" w:date="2026-07-06T18:55:00Z"/>
          <w:color w:val="0D0D0D" w:themeColor="text1" w:themeTint="F2"/>
        </w:rPr>
      </w:pPr>
      <w:del w:id="35" w:author="Junqin Zhao" w:date="2026-07-06T18:55:00Z">
        <w:r>
          <w:rPr>
            <w:color w:val="0D0D0D" w:themeColor="text1" w:themeTint="F2"/>
          </w:rPr>
          <w:delText xml:space="preserve">To fix the drawbacks of traditional manufacturing methods, our team is going to design an approach to produce carnosine through green biosynthesis. This fermentation-based method </w:delText>
        </w:r>
        <w:r>
          <w:rPr>
            <w:color w:val="0D0D0D" w:themeColor="text1" w:themeTint="F2"/>
          </w:rPr>
          <w:lastRenderedPageBreak/>
          <w:delText xml:space="preserve">takes place under mild water-based conditions, requiring no toxic chemicals or animal materials, which fits modern sustainable manufacturing and animal-friendly principles (Cui, X. W., Chen, Y. H., et al., 2026; Yin et al., 2019). Our research process includes screening functional carnosine synthetase, optimizing protein structures artificially, and upgrading microbial metabolic pathways to raise fermentation output. We finally develop an </w:delText>
        </w:r>
        <w:commentRangeStart w:id="36"/>
        <w:r>
          <w:rPr>
            <w:color w:val="0D0D0D" w:themeColor="text1" w:themeTint="F2"/>
          </w:rPr>
          <w:delText xml:space="preserve">oral supplement </w:delText>
        </w:r>
        <w:commentRangeEnd w:id="36"/>
        <w:r>
          <w:rPr>
            <w:rStyle w:val="aff7"/>
            <w:color w:val="0D0D0D" w:themeColor="text1" w:themeTint="F2"/>
            <w:sz w:val="24"/>
            <w:szCs w:val="22"/>
          </w:rPr>
          <w:commentReference w:id="36"/>
        </w:r>
        <w:r>
          <w:rPr>
            <w:color w:val="0D0D0D" w:themeColor="text1" w:themeTint="F2"/>
          </w:rPr>
          <w:delText>designed for elderly users. Long-term intake can effectively improve sarcopenia symptoms, enhance physical mobility, and reduce daily movement difficulties for aging groups.</w:delText>
        </w:r>
      </w:del>
    </w:p>
    <w:p w14:paraId="47B02A9F" w14:textId="5006CE49" w:rsidR="00B256BE" w:rsidDel="00E53C50" w:rsidRDefault="00000000">
      <w:pPr>
        <w:rPr>
          <w:del w:id="37" w:author="Junqin Zhao" w:date="2026-07-06T18:55:00Z"/>
          <w:color w:val="0D0D0D" w:themeColor="text1" w:themeTint="F2"/>
        </w:rPr>
      </w:pPr>
      <w:commentRangeStart w:id="38"/>
      <w:del w:id="39" w:author="Junqin Zhao" w:date="2026-07-06T18:55:00Z">
        <w:r>
          <w:rPr>
            <w:color w:val="0D0D0D" w:themeColor="text1" w:themeTint="F2"/>
          </w:rPr>
          <w:delText>Currently, two primary bio-synthetic methods are under development. The first method uses enzymes or engineered bacteria to combine two amino acids to make carnosine with high output, and the second one modifies strains such as Corynebacterium glutamicum and E. coli to generate all needed raw materials and carnosine from cheap carbon sources. Both are likely more eco-friendly and produce purer carnosine than traditional production processes.</w:delText>
        </w:r>
        <w:commentRangeEnd w:id="38"/>
        <w:r>
          <w:rPr>
            <w:rStyle w:val="aff7"/>
            <w:color w:val="0D0D0D" w:themeColor="text1" w:themeTint="F2"/>
            <w:sz w:val="24"/>
            <w:szCs w:val="22"/>
          </w:rPr>
          <w:commentReference w:id="38"/>
        </w:r>
      </w:del>
    </w:p>
    <w:p w14:paraId="4C5FFFDC" w14:textId="77777777" w:rsidR="00B256BE" w:rsidRDefault="00000000">
      <w:pPr>
        <w:rPr>
          <w:color w:val="0D0D0D" w:themeColor="text1" w:themeTint="F2"/>
        </w:rPr>
      </w:pPr>
      <w:r>
        <w:rPr>
          <w:b/>
          <w:color w:val="0D0D0D" w:themeColor="text1" w:themeTint="F2"/>
          <w:sz w:val="28"/>
        </w:rPr>
        <w:t>3. Limitations and Our Solutions</w:t>
      </w:r>
    </w:p>
    <w:p w14:paraId="6077FE0E" w14:textId="0CE28001" w:rsidR="009C19D7" w:rsidRPr="009C19D7" w:rsidRDefault="009C19D7" w:rsidP="009C19D7">
      <w:pPr>
        <w:rPr>
          <w:ins w:id="40" w:author="Junqin Zhao" w:date="2026-07-10T22:12:00Z"/>
          <w:rFonts w:ascii="Times New Roman Regular" w:hAnsi="Times New Roman Regular" w:cs="Times New Roman Regular"/>
          <w:sz w:val="21"/>
          <w:szCs w:val="21"/>
          <w:rPrChange w:id="41" w:author="Junqin Zhao" w:date="2026-07-10T22:12:00Z">
            <w:rPr>
              <w:ins w:id="42" w:author="Junqin Zhao" w:date="2026-07-10T22:12:00Z"/>
              <w:sz w:val="20"/>
              <w:szCs w:val="20"/>
            </w:rPr>
          </w:rPrChange>
        </w:rPr>
      </w:pPr>
      <w:ins w:id="43" w:author="Junqin Zhao" w:date="2026-07-10T22:12:00Z">
        <w:r w:rsidRPr="009C19D7">
          <w:rPr>
            <w:rFonts w:ascii="Times New Roman Regular" w:hAnsi="Times New Roman Regular" w:cs="Times New Roman Regular"/>
            <w:sz w:val="21"/>
            <w:szCs w:val="21"/>
            <w:rPrChange w:id="44" w:author="Junqin Zhao" w:date="2026-07-10T22:12:00Z">
              <w:rPr>
                <w:sz w:val="20"/>
                <w:szCs w:val="20"/>
              </w:rPr>
            </w:rPrChange>
          </w:rPr>
          <w:t>Although our project demonstrates the feasibility of microbial carnosine production as a potential strategy against sarcopenia, several limitations remain.</w:t>
        </w:r>
      </w:ins>
    </w:p>
    <w:p w14:paraId="030976F0" w14:textId="5CB2D551" w:rsidR="009C19D7" w:rsidRPr="009C19D7" w:rsidRDefault="009C19D7" w:rsidP="009C19D7">
      <w:pPr>
        <w:rPr>
          <w:ins w:id="45" w:author="Junqin Zhao" w:date="2026-07-10T22:12:00Z"/>
          <w:rFonts w:ascii="Times New Roman Regular" w:hAnsi="Times New Roman Regular" w:cs="Times New Roman Regular"/>
          <w:sz w:val="21"/>
          <w:szCs w:val="21"/>
          <w:rPrChange w:id="46" w:author="Junqin Zhao" w:date="2026-07-10T22:12:00Z">
            <w:rPr>
              <w:ins w:id="47" w:author="Junqin Zhao" w:date="2026-07-10T22:12:00Z"/>
              <w:sz w:val="20"/>
              <w:szCs w:val="20"/>
            </w:rPr>
          </w:rPrChange>
        </w:rPr>
      </w:pPr>
      <w:ins w:id="48" w:author="Junqin Zhao" w:date="2026-07-10T22:12:00Z">
        <w:r w:rsidRPr="009C19D7">
          <w:rPr>
            <w:rFonts w:ascii="Times New Roman Regular" w:hAnsi="Times New Roman Regular" w:cs="Times New Roman Regular"/>
            <w:sz w:val="21"/>
            <w:szCs w:val="21"/>
            <w:rPrChange w:id="49" w:author="Junqin Zhao" w:date="2026-07-10T22:12:00Z">
              <w:rPr>
                <w:sz w:val="20"/>
                <w:szCs w:val="20"/>
              </w:rPr>
            </w:rPrChange>
          </w:rPr>
          <w:t xml:space="preserve">The first challenge is production yield. While the engineered strain is capable of synthesizing carnosine, the current </w:t>
        </w:r>
        <w:del w:id="50" w:author="keyi hu" w:date="2026-07-16T22:42:00Z" w16du:dateUtc="2026-07-16T14:42:00Z">
          <w:r w:rsidRPr="009C19D7" w:rsidDel="00762CE1">
            <w:rPr>
              <w:rFonts w:ascii="Times New Roman Regular" w:hAnsi="Times New Roman Regular" w:cs="Times New Roman Regular"/>
              <w:sz w:val="21"/>
              <w:szCs w:val="21"/>
              <w:rPrChange w:id="51" w:author="Junqin Zhao" w:date="2026-07-10T22:12:00Z">
                <w:rPr>
                  <w:sz w:val="20"/>
                  <w:szCs w:val="20"/>
                </w:rPr>
              </w:rPrChange>
            </w:rPr>
            <w:delText xml:space="preserve">output </w:delText>
          </w:r>
        </w:del>
      </w:ins>
      <w:ins w:id="52" w:author="keyi hu" w:date="2026-07-16T22:42:00Z" w16du:dateUtc="2026-07-16T14:42:00Z">
        <w:r w:rsidR="00762CE1">
          <w:rPr>
            <w:rFonts w:ascii="Times New Roman Regular" w:eastAsia="宋体" w:hAnsi="Times New Roman Regular" w:cs="Times New Roman Regular" w:hint="eastAsia"/>
            <w:sz w:val="21"/>
            <w:szCs w:val="21"/>
            <w:lang w:eastAsia="zh-CN"/>
          </w:rPr>
          <w:t xml:space="preserve">yield </w:t>
        </w:r>
      </w:ins>
      <w:ins w:id="53" w:author="Junqin Zhao" w:date="2026-07-10T22:12:00Z">
        <w:r w:rsidRPr="009C19D7">
          <w:rPr>
            <w:rFonts w:ascii="Times New Roman Regular" w:hAnsi="Times New Roman Regular" w:cs="Times New Roman Regular"/>
            <w:sz w:val="21"/>
            <w:szCs w:val="21"/>
            <w:rPrChange w:id="54" w:author="Junqin Zhao" w:date="2026-07-10T22:12:00Z">
              <w:rPr>
                <w:sz w:val="20"/>
                <w:szCs w:val="20"/>
              </w:rPr>
            </w:rPrChange>
          </w:rPr>
          <w:t>is still insufficient for large-scale applications (Yin et al., 2019). This limitation is likely related to enzyme activity, metabolic flux distribution, and precursor availability within the host. To address these issues, future work could focus on screening novel enzymes from public databases, identifying variants with improved catalytic performance, and further optimizing the metabolic pathway through rational engineering (Cui et al., 2015). Chassis strain improvement may also enhance precursor supply and reduce metabolic burden, ultimately increasing carnosine production.</w:t>
        </w:r>
      </w:ins>
    </w:p>
    <w:p w14:paraId="202B15F3" w14:textId="1C59E285" w:rsidR="009C19D7" w:rsidRPr="009C19D7" w:rsidRDefault="009C19D7" w:rsidP="009C19D7">
      <w:pPr>
        <w:rPr>
          <w:ins w:id="55" w:author="Junqin Zhao" w:date="2026-07-10T22:12:00Z"/>
          <w:rFonts w:ascii="Times New Roman Regular" w:hAnsi="Times New Roman Regular" w:cs="Times New Roman Regular"/>
          <w:sz w:val="21"/>
          <w:szCs w:val="21"/>
          <w:rPrChange w:id="56" w:author="Junqin Zhao" w:date="2026-07-10T22:12:00Z">
            <w:rPr>
              <w:ins w:id="57" w:author="Junqin Zhao" w:date="2026-07-10T22:12:00Z"/>
              <w:sz w:val="20"/>
              <w:szCs w:val="20"/>
            </w:rPr>
          </w:rPrChange>
        </w:rPr>
      </w:pPr>
      <w:commentRangeStart w:id="58"/>
      <w:ins w:id="59" w:author="Junqin Zhao" w:date="2026-07-10T22:12:00Z">
        <w:r w:rsidRPr="009C19D7">
          <w:rPr>
            <w:rFonts w:ascii="Times New Roman Regular" w:hAnsi="Times New Roman Regular" w:cs="Times New Roman Regular"/>
            <w:sz w:val="21"/>
            <w:szCs w:val="21"/>
            <w:rPrChange w:id="60" w:author="Junqin Zhao" w:date="2026-07-10T22:12:00Z">
              <w:rPr>
                <w:sz w:val="20"/>
                <w:szCs w:val="20"/>
              </w:rPr>
            </w:rPrChange>
          </w:rPr>
          <w:t>Another important limitation concerns peptide delivery. A</w:t>
        </w:r>
      </w:ins>
      <w:commentRangeEnd w:id="58"/>
      <w:r w:rsidR="00762CE1" w:rsidRPr="009C19D7">
        <w:rPr>
          <w:rStyle w:val="aff7"/>
          <w:rFonts w:ascii="Times New Roman Regular" w:hAnsi="Times New Roman Regular" w:cs="Times New Roman Regular"/>
          <w:rPrChange w:id="61" w:author="Junqin Zhao" w:date="2026-07-10T22:12:00Z">
            <w:rPr>
              <w:rStyle w:val="aff7"/>
              <w:sz w:val="20"/>
              <w:szCs w:val="20"/>
            </w:rPr>
          </w:rPrChange>
        </w:rPr>
        <w:commentReference w:id="58"/>
      </w:r>
      <w:ins w:id="62" w:author="Junqin Zhao" w:date="2026-07-10T22:12:00Z">
        <w:r w:rsidRPr="009C19D7">
          <w:rPr>
            <w:rFonts w:ascii="Times New Roman Regular" w:hAnsi="Times New Roman Regular" w:cs="Times New Roman Regular"/>
            <w:sz w:val="21"/>
            <w:szCs w:val="21"/>
            <w:rPrChange w:id="63" w:author="Junqin Zhao" w:date="2026-07-10T22:12:00Z">
              <w:rPr>
                <w:sz w:val="20"/>
                <w:szCs w:val="20"/>
              </w:rPr>
            </w:rPrChange>
          </w:rPr>
          <w:t>s a naturally occurring dipeptide, carnosine can be rapidly degraded by carnosinase in vivo, which may reduce its bioavailability and therapeutic effectiveness (Babizhayev &amp; Yegorov, 2016). In addition, achieving efficient accumulation in skeletal muscle tissue remains a significant challenge. To overcome these barriers, we proposed a delivery optimization strategy that could improve peptide stability and targeting efficiency. Potential approaches include encapsulation technologies, engineered carrier systems, or tissue-targeted delivery platforms designed to enhance muscle uptake while minimizing degradation during transport.</w:t>
        </w:r>
      </w:ins>
    </w:p>
    <w:p w14:paraId="02309D74" w14:textId="27669CC6" w:rsidR="009C19D7" w:rsidRPr="009C19D7" w:rsidRDefault="009C19D7" w:rsidP="009C19D7">
      <w:pPr>
        <w:rPr>
          <w:ins w:id="64" w:author="Junqin Zhao" w:date="2026-07-10T22:12:00Z"/>
          <w:rFonts w:ascii="Times New Roman Regular" w:hAnsi="Times New Roman Regular" w:cs="Times New Roman Regular"/>
          <w:sz w:val="21"/>
          <w:szCs w:val="21"/>
          <w:rPrChange w:id="65" w:author="Junqin Zhao" w:date="2026-07-10T22:12:00Z">
            <w:rPr>
              <w:ins w:id="66" w:author="Junqin Zhao" w:date="2026-07-10T22:12:00Z"/>
              <w:sz w:val="20"/>
              <w:szCs w:val="20"/>
            </w:rPr>
          </w:rPrChange>
        </w:rPr>
      </w:pPr>
      <w:commentRangeStart w:id="67"/>
      <w:ins w:id="68" w:author="Junqin Zhao" w:date="2026-07-10T22:12:00Z">
        <w:r w:rsidRPr="009C19D7">
          <w:rPr>
            <w:rFonts w:ascii="Times New Roman Regular" w:hAnsi="Times New Roman Regular" w:cs="Times New Roman Regular"/>
            <w:sz w:val="21"/>
            <w:szCs w:val="21"/>
            <w:rPrChange w:id="69" w:author="Junqin Zhao" w:date="2026-07-10T22:12:00Z">
              <w:rPr>
                <w:sz w:val="20"/>
                <w:szCs w:val="20"/>
              </w:rPr>
            </w:rPrChange>
          </w:rPr>
          <w:t xml:space="preserve">Due to iGEM safety regulations and the limited timeframe of the competition, experimental validation of the delivery system was beyond the scope of this project. </w:t>
        </w:r>
      </w:ins>
      <w:commentRangeEnd w:id="67"/>
      <w:r w:rsidR="00762CE1" w:rsidRPr="009C19D7">
        <w:rPr>
          <w:rStyle w:val="aff7"/>
          <w:rFonts w:ascii="Times New Roman Regular" w:hAnsi="Times New Roman Regular" w:cs="Times New Roman Regular"/>
          <w:rPrChange w:id="70" w:author="Junqin Zhao" w:date="2026-07-10T22:12:00Z">
            <w:rPr>
              <w:rStyle w:val="aff7"/>
              <w:sz w:val="20"/>
              <w:szCs w:val="20"/>
            </w:rPr>
          </w:rPrChange>
        </w:rPr>
        <w:commentReference w:id="67"/>
      </w:r>
      <w:ins w:id="71" w:author="Junqin Zhao" w:date="2026-07-10T22:12:00Z">
        <w:r w:rsidRPr="009C19D7">
          <w:rPr>
            <w:rFonts w:ascii="Times New Roman Regular" w:hAnsi="Times New Roman Regular" w:cs="Times New Roman Regular"/>
            <w:sz w:val="21"/>
            <w:szCs w:val="21"/>
            <w:rPrChange w:id="72" w:author="Junqin Zhao" w:date="2026-07-10T22:12:00Z">
              <w:rPr>
                <w:sz w:val="20"/>
                <w:szCs w:val="20"/>
              </w:rPr>
            </w:rPrChange>
          </w:rPr>
          <w:t>Nevertheless, we believe that integrating production optimization with advanced delivery technologies represents a critical step toward the practical application of microbial-derived carnosine for sarcopenia intervention (Kim et al., 2023).</w:t>
        </w:r>
      </w:ins>
    </w:p>
    <w:p w14:paraId="19E77C8E" w14:textId="68187047" w:rsidR="00B256BE" w:rsidRPr="009C19D7" w:rsidDel="00C62B9F" w:rsidRDefault="009C19D7" w:rsidP="00C62B9F">
      <w:pPr>
        <w:rPr>
          <w:del w:id="73" w:author="Junqin Zhao" w:date="2026-07-06T18:56:00Z"/>
          <w:rFonts w:ascii="Times New Roman Regular" w:hAnsi="Times New Roman Regular" w:cs="Times New Roman Regular"/>
          <w:sz w:val="21"/>
          <w:szCs w:val="21"/>
          <w:rPrChange w:id="74" w:author="Junqin Zhao" w:date="2026-07-10T22:12:00Z">
            <w:rPr>
              <w:del w:id="75" w:author="Junqin Zhao" w:date="2026-07-06T18:56:00Z"/>
              <w:color w:val="0D0D0D" w:themeColor="text1" w:themeTint="F2"/>
            </w:rPr>
          </w:rPrChange>
        </w:rPr>
      </w:pPr>
      <w:ins w:id="76" w:author="Junqin Zhao" w:date="2026-07-10T22:12:00Z">
        <w:r w:rsidRPr="009C19D7">
          <w:rPr>
            <w:rFonts w:ascii="Times New Roman Regular" w:hAnsi="Times New Roman Regular" w:cs="Times New Roman Regular"/>
            <w:sz w:val="21"/>
            <w:szCs w:val="21"/>
            <w:rPrChange w:id="77" w:author="Junqin Zhao" w:date="2026-07-10T22:12:00Z">
              <w:rPr>
                <w:sz w:val="20"/>
                <w:szCs w:val="20"/>
              </w:rPr>
            </w:rPrChange>
          </w:rPr>
          <w:t>Rather than viewing these limitations as obstacles, we regard them as opportunities for future development. Continued improvements in both biosynthesis and delivery may help transform microbial carnosine production from a proof-of-concept design into a viable platform for future nutritional and biomedical applications (Kim et al., 2023; National Health Commission of the People</w:t>
        </w:r>
        <w:r w:rsidRPr="009C19D7">
          <w:rPr>
            <w:rFonts w:ascii="Times New Roman Regular" w:hAnsi="Times New Roman Regular" w:cs="Times New Roman Regular" w:hint="eastAsia"/>
            <w:sz w:val="21"/>
            <w:szCs w:val="21"/>
            <w:rPrChange w:id="78" w:author="Junqin Zhao" w:date="2026-07-10T22:12:00Z">
              <w:rPr>
                <w:rFonts w:hint="eastAsia"/>
                <w:sz w:val="20"/>
                <w:szCs w:val="20"/>
              </w:rPr>
            </w:rPrChange>
          </w:rPr>
          <w:t>’</w:t>
        </w:r>
        <w:r w:rsidRPr="009C19D7">
          <w:rPr>
            <w:rFonts w:ascii="Times New Roman Regular" w:hAnsi="Times New Roman Regular" w:cs="Times New Roman Regular"/>
            <w:sz w:val="21"/>
            <w:szCs w:val="21"/>
            <w:rPrChange w:id="79" w:author="Junqin Zhao" w:date="2026-07-10T22:12:00Z">
              <w:rPr>
                <w:sz w:val="20"/>
                <w:szCs w:val="20"/>
              </w:rPr>
            </w:rPrChange>
          </w:rPr>
          <w:t>s Republic of China, 2026).</w:t>
        </w:r>
      </w:ins>
      <w:commentRangeStart w:id="80"/>
      <w:del w:id="81" w:author="Junqin Zhao" w:date="2026-07-06T18:56:00Z">
        <w:r w:rsidR="00C62B9F" w:rsidRPr="009C19D7">
          <w:rPr>
            <w:rFonts w:ascii="Times New Roman Regular" w:hAnsi="Times New Roman Regular" w:cs="Times New Roman Regular" w:hint="eastAsia"/>
            <w:sz w:val="21"/>
            <w:szCs w:val="21"/>
            <w:rPrChange w:id="82" w:author="Junqin Zhao" w:date="2026-07-10T22:12:00Z">
              <w:rPr>
                <w:rFonts w:ascii="宋体" w:eastAsia="宋体" w:hAnsi="宋体" w:hint="eastAsia"/>
                <w:color w:val="0D0D0D" w:themeColor="text1" w:themeTint="F2"/>
                <w:lang w:eastAsia="zh-CN"/>
              </w:rPr>
            </w:rPrChange>
          </w:rPr>
          <w:delText>Although our project demonstrates the feasibility of microbial carnosine production as a potential strategy against age-related muscle loss, several limitations remain.</w:delText>
        </w:r>
        <w:commentRangeEnd w:id="80"/>
        <w:r w:rsidR="00C62B9F" w:rsidRPr="009C19D7">
          <w:rPr>
            <w:rStyle w:val="aff7"/>
            <w:rFonts w:ascii="Times New Roman Regular" w:hAnsi="Times New Roman Regular" w:cs="Times New Roman Regular"/>
            <w:rPrChange w:id="83" w:author="Junqin Zhao" w:date="2026-07-10T22:12:00Z">
              <w:rPr>
                <w:rStyle w:val="aff7"/>
                <w:color w:val="0D0D0D" w:themeColor="text1" w:themeTint="F2"/>
                <w:sz w:val="24"/>
                <w:szCs w:val="22"/>
              </w:rPr>
            </w:rPrChange>
          </w:rPr>
          <w:commentReference w:id="80"/>
        </w:r>
      </w:del>
    </w:p>
    <w:p w14:paraId="60A2210F" w14:textId="38C9D7EC" w:rsidR="00B256BE" w:rsidRPr="009C19D7" w:rsidDel="00C62B9F" w:rsidRDefault="00000000">
      <w:pPr>
        <w:rPr>
          <w:del w:id="84" w:author="Junqin Zhao" w:date="2026-07-06T18:56:00Z"/>
          <w:rFonts w:ascii="Times New Roman Regular" w:hAnsi="Times New Roman Regular" w:cs="Times New Roman Regular"/>
          <w:sz w:val="21"/>
          <w:szCs w:val="21"/>
          <w:rPrChange w:id="85" w:author="Junqin Zhao" w:date="2026-07-10T22:12:00Z">
            <w:rPr>
              <w:del w:id="86" w:author="Junqin Zhao" w:date="2026-07-06T18:56:00Z"/>
              <w:color w:val="0D0D0D" w:themeColor="text1" w:themeTint="F2"/>
            </w:rPr>
          </w:rPrChange>
        </w:rPr>
      </w:pPr>
      <w:del w:id="87" w:author="Junqin Zhao" w:date="2026-07-06T18:56:00Z">
        <w:r w:rsidRPr="009C19D7">
          <w:rPr>
            <w:rFonts w:ascii="Times New Roman Regular" w:hAnsi="Times New Roman Regular" w:cs="Times New Roman Regular"/>
            <w:sz w:val="21"/>
            <w:szCs w:val="21"/>
            <w:rPrChange w:id="88" w:author="Junqin Zhao" w:date="2026-07-10T22:12:00Z">
              <w:rPr>
                <w:color w:val="0D0D0D" w:themeColor="text1" w:themeTint="F2"/>
              </w:rPr>
            </w:rPrChange>
          </w:rPr>
          <w:lastRenderedPageBreak/>
          <w:delText>The first challenge is production yield. While the engineered strain has the potential to synthesize the dipeptide, the current output is still insufficient for large-scale applications. This limitation is likely related to enzyme activity, metabolic flux distribution, and precursor availability within the host. To address these issues, future work could focus on screening novel enzymes from public databases, identifying variants with improved catalytic performance, and further optimizing the metabolic pathway through rational engineering. Chassis strain improvement may also enhance precursor supply and reduce metabolic burden, ultimately increasing carnosine production.</w:delText>
        </w:r>
      </w:del>
    </w:p>
    <w:p w14:paraId="46DB359C" w14:textId="6EDCBD5F" w:rsidR="00B256BE" w:rsidRPr="009C19D7" w:rsidDel="00C62B9F" w:rsidRDefault="00000000">
      <w:pPr>
        <w:rPr>
          <w:del w:id="89" w:author="Junqin Zhao" w:date="2026-07-06T18:56:00Z"/>
          <w:rFonts w:ascii="Times New Roman Regular" w:hAnsi="Times New Roman Regular" w:cs="Times New Roman Regular"/>
          <w:sz w:val="21"/>
          <w:szCs w:val="21"/>
          <w:rPrChange w:id="90" w:author="Junqin Zhao" w:date="2026-07-10T22:12:00Z">
            <w:rPr>
              <w:del w:id="91" w:author="Junqin Zhao" w:date="2026-07-06T18:56:00Z"/>
              <w:color w:val="0D0D0D" w:themeColor="text1" w:themeTint="F2"/>
            </w:rPr>
          </w:rPrChange>
        </w:rPr>
      </w:pPr>
      <w:del w:id="92" w:author="Junqin Zhao" w:date="2026-07-06T18:56:00Z">
        <w:r w:rsidRPr="009C19D7">
          <w:rPr>
            <w:rFonts w:ascii="Times New Roman Regular" w:hAnsi="Times New Roman Regular" w:cs="Times New Roman Regular"/>
            <w:sz w:val="21"/>
            <w:szCs w:val="21"/>
            <w:rPrChange w:id="93" w:author="Junqin Zhao" w:date="2026-07-10T22:12:00Z">
              <w:rPr>
                <w:color w:val="0D0D0D" w:themeColor="text1" w:themeTint="F2"/>
              </w:rPr>
            </w:rPrChange>
          </w:rPr>
          <w:delText xml:space="preserve">Another important limitation concerns peptide delivery. As a naturally occurring dipeptide, carnosine can be rapidly degraded by carnosinase in vivo, which may reduce its bioavailability and therapeutic effectiveness. In addition, achieving efficient accumulation in skeletal muscle tissue remains a significant challenge. </w:delText>
        </w:r>
        <w:commentRangeStart w:id="94"/>
        <w:r w:rsidRPr="009C19D7">
          <w:rPr>
            <w:rFonts w:ascii="Times New Roman Regular" w:hAnsi="Times New Roman Regular" w:cs="Times New Roman Regular"/>
            <w:sz w:val="21"/>
            <w:szCs w:val="21"/>
            <w:rPrChange w:id="95" w:author="Junqin Zhao" w:date="2026-07-10T22:12:00Z">
              <w:rPr>
                <w:color w:val="0D0D0D" w:themeColor="text1" w:themeTint="F2"/>
              </w:rPr>
            </w:rPrChange>
          </w:rPr>
          <w:delText>To overcome these barriers, potential approaches include encapsulation technologies, engineered carrier systems, or tissue-targeted delivery platforms designed to enhance muscle uptake while minimizing degradation during transport.</w:delText>
        </w:r>
        <w:commentRangeEnd w:id="94"/>
        <w:r w:rsidRPr="009C19D7">
          <w:rPr>
            <w:rStyle w:val="aff7"/>
            <w:rFonts w:ascii="Times New Roman Regular" w:hAnsi="Times New Roman Regular" w:cs="Times New Roman Regular"/>
            <w:rPrChange w:id="96" w:author="Junqin Zhao" w:date="2026-07-10T22:12:00Z">
              <w:rPr>
                <w:rStyle w:val="aff7"/>
                <w:color w:val="0D0D0D" w:themeColor="text1" w:themeTint="F2"/>
                <w:sz w:val="24"/>
                <w:szCs w:val="22"/>
              </w:rPr>
            </w:rPrChange>
          </w:rPr>
          <w:commentReference w:id="94"/>
        </w:r>
      </w:del>
    </w:p>
    <w:p w14:paraId="62A4707F" w14:textId="4D8C418C" w:rsidR="00B256BE" w:rsidRPr="009C19D7" w:rsidDel="00C62B9F" w:rsidRDefault="00000000">
      <w:pPr>
        <w:rPr>
          <w:del w:id="97" w:author="Junqin Zhao" w:date="2026-07-06T18:56:00Z"/>
          <w:rFonts w:ascii="Times New Roman Regular" w:hAnsi="Times New Roman Regular" w:cs="Times New Roman Regular"/>
          <w:sz w:val="21"/>
          <w:szCs w:val="21"/>
          <w:rPrChange w:id="98" w:author="Junqin Zhao" w:date="2026-07-10T22:12:00Z">
            <w:rPr>
              <w:del w:id="99" w:author="Junqin Zhao" w:date="2026-07-06T18:56:00Z"/>
              <w:color w:val="0D0D0D" w:themeColor="text1" w:themeTint="F2"/>
            </w:rPr>
          </w:rPrChange>
        </w:rPr>
      </w:pPr>
      <w:del w:id="100" w:author="Junqin Zhao" w:date="2026-07-06T18:56:00Z">
        <w:r w:rsidRPr="009C19D7">
          <w:rPr>
            <w:rFonts w:ascii="Times New Roman Regular" w:hAnsi="Times New Roman Regular" w:cs="Times New Roman Regular"/>
            <w:sz w:val="21"/>
            <w:szCs w:val="21"/>
            <w:rPrChange w:id="101" w:author="Junqin Zhao" w:date="2026-07-10T22:12:00Z">
              <w:rPr>
                <w:color w:val="0D0D0D" w:themeColor="text1" w:themeTint="F2"/>
              </w:rPr>
            </w:rPrChange>
          </w:rPr>
          <w:delText>Due to iGEM safety regulations and the limited timeframe of the competition, experimental validation of the delivery system was beyond the scope of this project. Nevertheless, we believe that integrating production optimization with advanced delivery technologies represents a critical step toward the practical application of microbial-derived carnosine for age-related muscle loss.</w:delText>
        </w:r>
      </w:del>
    </w:p>
    <w:p w14:paraId="597C9545" w14:textId="265B7E05" w:rsidR="00B256BE" w:rsidRPr="009C19D7" w:rsidDel="00C62B9F" w:rsidRDefault="00000000">
      <w:pPr>
        <w:rPr>
          <w:del w:id="102" w:author="Junqin Zhao" w:date="2026-07-06T18:56:00Z"/>
          <w:rFonts w:ascii="Times New Roman Regular" w:hAnsi="Times New Roman Regular" w:cs="Times New Roman Regular"/>
          <w:sz w:val="21"/>
          <w:szCs w:val="21"/>
          <w:rPrChange w:id="103" w:author="Junqin Zhao" w:date="2026-07-10T22:12:00Z">
            <w:rPr>
              <w:del w:id="104" w:author="Junqin Zhao" w:date="2026-07-06T18:56:00Z"/>
              <w:color w:val="0D0D0D" w:themeColor="text1" w:themeTint="F2"/>
            </w:rPr>
          </w:rPrChange>
        </w:rPr>
      </w:pPr>
      <w:commentRangeStart w:id="105"/>
      <w:del w:id="106" w:author="Junqin Zhao" w:date="2026-07-06T18:56:00Z">
        <w:r w:rsidRPr="009C19D7">
          <w:rPr>
            <w:rFonts w:ascii="Times New Roman Regular" w:hAnsi="Times New Roman Regular" w:cs="Times New Roman Regular"/>
            <w:sz w:val="21"/>
            <w:szCs w:val="21"/>
            <w:rPrChange w:id="107" w:author="Junqin Zhao" w:date="2026-07-10T22:12:00Z">
              <w:rPr>
                <w:color w:val="0D0D0D" w:themeColor="text1" w:themeTint="F2"/>
              </w:rPr>
            </w:rPrChange>
          </w:rPr>
          <w:delText>Rather than viewing these limitations as obstacles, we regard them as opportunities for future development. Continued improvements in both biosynthesis and delivery may help transform microbial carnosine production from a proof-of-concept design into a viable therapeutic and nutritional solution for age-related muscle loss (Kim et al., 2023).</w:delText>
        </w:r>
        <w:commentRangeEnd w:id="105"/>
        <w:r w:rsidRPr="009C19D7">
          <w:rPr>
            <w:rStyle w:val="aff7"/>
            <w:rFonts w:ascii="Times New Roman Regular" w:hAnsi="Times New Roman Regular" w:cs="Times New Roman Regular"/>
            <w:rPrChange w:id="108" w:author="Junqin Zhao" w:date="2026-07-10T22:12:00Z">
              <w:rPr>
                <w:rStyle w:val="aff7"/>
                <w:color w:val="0D0D0D" w:themeColor="text1" w:themeTint="F2"/>
                <w:sz w:val="24"/>
                <w:szCs w:val="22"/>
              </w:rPr>
            </w:rPrChange>
          </w:rPr>
          <w:commentReference w:id="105"/>
        </w:r>
      </w:del>
    </w:p>
    <w:p w14:paraId="59C23770" w14:textId="77777777" w:rsidR="00C62B9F" w:rsidRPr="009C19D7" w:rsidRDefault="00C62B9F">
      <w:pPr>
        <w:rPr>
          <w:ins w:id="109" w:author="Junqin Zhao" w:date="2026-07-06T18:57:00Z"/>
          <w:rFonts w:ascii="Times New Roman Regular" w:hAnsi="Times New Roman Regular" w:cs="Times New Roman Regular"/>
          <w:sz w:val="21"/>
          <w:szCs w:val="21"/>
          <w:rPrChange w:id="110" w:author="Junqin Zhao" w:date="2026-07-10T22:12:00Z">
            <w:rPr>
              <w:ins w:id="111" w:author="Junqin Zhao" w:date="2026-07-06T18:57:00Z"/>
              <w:rFonts w:eastAsia="宋体"/>
              <w:b/>
              <w:color w:val="0D0D0D" w:themeColor="text1" w:themeTint="F2"/>
              <w:sz w:val="28"/>
              <w:lang w:eastAsia="zh-CN"/>
            </w:rPr>
          </w:rPrChange>
        </w:rPr>
      </w:pPr>
    </w:p>
    <w:p w14:paraId="1B776FCE" w14:textId="1C9D4DE6" w:rsidR="00B256BE" w:rsidRDefault="00000000">
      <w:pPr>
        <w:rPr>
          <w:color w:val="0D0D0D" w:themeColor="text1" w:themeTint="F2"/>
        </w:rPr>
      </w:pPr>
      <w:del w:id="112" w:author="Junqin Zhao" w:date="2026-07-06T18:57:00Z">
        <w:r>
          <w:rPr>
            <w:b/>
            <w:color w:val="0D0D0D" w:themeColor="text1" w:themeTint="F2"/>
            <w:sz w:val="28"/>
          </w:rPr>
          <w:delText xml:space="preserve">4. </w:delText>
        </w:r>
      </w:del>
      <w:ins w:id="113" w:author="Junqin Zhao" w:date="2026-07-06T18:56:00Z">
        <w:r>
          <w:rPr>
            <w:rFonts w:eastAsia="宋体" w:hint="eastAsia"/>
            <w:b/>
            <w:color w:val="0D0D0D" w:themeColor="text1" w:themeTint="F2"/>
            <w:sz w:val="28"/>
            <w:lang w:eastAsia="zh-CN"/>
          </w:rPr>
          <w:t xml:space="preserve">4. </w:t>
        </w:r>
      </w:ins>
      <w:r>
        <w:rPr>
          <w:b/>
          <w:color w:val="0D0D0D" w:themeColor="text1" w:themeTint="F2"/>
          <w:sz w:val="28"/>
        </w:rPr>
        <w:t>Future Prospects</w:t>
      </w:r>
    </w:p>
    <w:p w14:paraId="5008EF5A" w14:textId="6D04B090" w:rsidR="00B256BE" w:rsidRDefault="00000000">
      <w:pPr>
        <w:rPr>
          <w:rFonts w:eastAsia="宋体"/>
          <w:color w:val="0D0D0D" w:themeColor="text1" w:themeTint="F2"/>
          <w:lang w:eastAsia="zh-CN"/>
        </w:rPr>
      </w:pPr>
      <w:r>
        <w:rPr>
          <w:color w:val="0D0D0D" w:themeColor="text1" w:themeTint="F2"/>
          <w:sz w:val="22"/>
        </w:rPr>
        <w:t xml:space="preserve">There's a Chinese saying: an elder at home is a treasure at home. </w:t>
      </w:r>
      <w:del w:id="114" w:author="Junqin Zhao" w:date="2026-07-06T18:51:00Z">
        <w:r>
          <w:rPr>
            <w:color w:val="0D0D0D" w:themeColor="text1" w:themeTint="F2"/>
          </w:rPr>
          <w:delText xml:space="preserve">Basically, it emphasizes the importance of respecting the elderly and passing down wisdom gained over time. </w:delText>
        </w:r>
      </w:del>
      <w:r>
        <w:rPr>
          <w:color w:val="0D0D0D" w:themeColor="text1" w:themeTint="F2"/>
          <w:sz w:val="22"/>
        </w:rPr>
        <w:t xml:space="preserve">Clearly, we hope to accompany them for longer, and we want them to enjoy their later years in greater comfort. </w:t>
      </w:r>
      <w:ins w:id="115" w:author="Junqin Zhao" w:date="2026-07-06T18:51:00Z">
        <w:r>
          <w:rPr>
            <w:rFonts w:eastAsia="宋体" w:hint="eastAsia"/>
            <w:color w:val="0D0D0D" w:themeColor="text1" w:themeTint="F2"/>
            <w:lang w:eastAsia="zh-CN"/>
          </w:rPr>
          <w:t>So,</w:t>
        </w:r>
      </w:ins>
      <w:del w:id="116" w:author="Junqin Zhao" w:date="2026-07-06T18:51:00Z">
        <w:r>
          <w:rPr>
            <w:rFonts w:ascii="宋体" w:eastAsia="宋体" w:hAnsi="宋体" w:hint="eastAsia"/>
            <w:color w:val="0D0D0D" w:themeColor="text1" w:themeTint="F2"/>
            <w:lang w:eastAsia="zh-CN"/>
          </w:rPr>
          <w:delText>Since this condition is currently one of the most critical geriatric diseases affecting quality of life in older adults,</w:delText>
        </w:r>
      </w:del>
      <w:r>
        <w:rPr>
          <w:color w:val="0D0D0D" w:themeColor="text1" w:themeTint="F2"/>
          <w:sz w:val="22"/>
        </w:rPr>
        <w:t xml:space="preserve"> we are dedicated to develop</w:t>
      </w:r>
      <w:ins w:id="117" w:author="keyi hu" w:date="2026-07-16T22:39:00Z" w16du:dateUtc="2026-07-16T14:39:00Z">
        <w:r w:rsidR="00762CE1">
          <w:rPr>
            <w:rFonts w:ascii="宋体" w:eastAsia="宋体" w:hAnsi="宋体" w:hint="eastAsia"/>
            <w:color w:val="0D0D0D" w:themeColor="text1" w:themeTint="F2"/>
            <w:sz w:val="22"/>
            <w:lang w:eastAsia="zh-CN"/>
          </w:rPr>
          <w:t>e</w:t>
        </w:r>
      </w:ins>
      <w:del w:id="118" w:author="keyi hu" w:date="2026-07-16T22:39:00Z" w16du:dateUtc="2026-07-16T14:39:00Z">
        <w:r w:rsidDel="00762CE1">
          <w:rPr>
            <w:color w:val="0D0D0D" w:themeColor="text1" w:themeTint="F2"/>
            <w:sz w:val="22"/>
          </w:rPr>
          <w:delText>ing</w:delText>
        </w:r>
      </w:del>
      <w:r>
        <w:rPr>
          <w:color w:val="0D0D0D" w:themeColor="text1" w:themeTint="F2"/>
          <w:sz w:val="22"/>
        </w:rPr>
        <w:t xml:space="preserve"> this product — in the hope of helping </w:t>
      </w:r>
      <w:commentRangeStart w:id="119"/>
      <w:r>
        <w:rPr>
          <w:color w:val="0D0D0D" w:themeColor="text1" w:themeTint="F2"/>
          <w:sz w:val="22"/>
        </w:rPr>
        <w:t xml:space="preserve">every elder </w:t>
      </w:r>
      <w:del w:id="120" w:author="Junqin Zhao" w:date="2026-07-06T18:52:00Z">
        <w:r>
          <w:rPr>
            <w:color w:val="0D0D0D" w:themeColor="text1" w:themeTint="F2"/>
          </w:rPr>
          <w:delText>regain basic mobility and live with greater independence</w:delText>
        </w:r>
      </w:del>
      <w:ins w:id="121" w:author="Junqin Zhao" w:date="2026-07-06T18:52:00Z">
        <w:r>
          <w:rPr>
            <w:rFonts w:eastAsia="宋体" w:hint="eastAsia"/>
            <w:color w:val="0D0D0D" w:themeColor="text1" w:themeTint="F2"/>
            <w:lang w:eastAsia="zh-CN"/>
          </w:rPr>
          <w:t xml:space="preserve">to </w:t>
        </w:r>
      </w:ins>
      <w:ins w:id="122" w:author="Junqin Zhao" w:date="2026-07-10T22:11:00Z">
        <w:r w:rsidR="00AB61F2">
          <w:rPr>
            <w:rFonts w:eastAsia="宋体" w:hint="eastAsia"/>
            <w:color w:val="0D0D0D" w:themeColor="text1" w:themeTint="F2"/>
            <w:lang w:eastAsia="zh-CN"/>
          </w:rPr>
          <w:t>overcome</w:t>
        </w:r>
      </w:ins>
      <w:ins w:id="123" w:author="Junqin Zhao" w:date="2026-07-06T18:52:00Z">
        <w:r>
          <w:rPr>
            <w:rFonts w:eastAsia="宋体" w:hint="eastAsia"/>
            <w:color w:val="0D0D0D" w:themeColor="text1" w:themeTint="F2"/>
            <w:lang w:eastAsia="zh-CN"/>
          </w:rPr>
          <w:t xml:space="preserve"> Sarcopenia</w:t>
        </w:r>
      </w:ins>
      <w:r>
        <w:rPr>
          <w:color w:val="0D0D0D" w:themeColor="text1" w:themeTint="F2"/>
          <w:sz w:val="22"/>
        </w:rPr>
        <w:t>.</w:t>
      </w:r>
      <w:r>
        <w:rPr>
          <w:rFonts w:eastAsia="宋体" w:hint="eastAsia"/>
          <w:color w:val="0D0D0D" w:themeColor="text1" w:themeTint="F2"/>
          <w:sz w:val="22"/>
          <w:lang w:eastAsia="zh-CN"/>
        </w:rPr>
        <w:t xml:space="preserve"> </w:t>
      </w:r>
      <w:commentRangeEnd w:id="119"/>
      <w:r w:rsidR="00762CE1">
        <w:rPr>
          <w:rStyle w:val="aff7"/>
          <w:rFonts w:eastAsia="宋体"/>
          <w:color w:val="0D0D0D" w:themeColor="text1" w:themeTint="F2"/>
          <w:sz w:val="24"/>
          <w:szCs w:val="22"/>
          <w:lang w:eastAsia="zh-CN"/>
        </w:rPr>
        <w:commentReference w:id="119"/>
      </w:r>
    </w:p>
    <w:p w14:paraId="299B6490" w14:textId="77777777" w:rsidR="00B256BE" w:rsidRPr="00B256BE" w:rsidRDefault="00000000">
      <w:pPr>
        <w:rPr>
          <w:b/>
          <w:color w:val="0D0D0D" w:themeColor="text1" w:themeTint="F2"/>
          <w:sz w:val="28"/>
        </w:rPr>
      </w:pPr>
      <w:commentRangeStart w:id="124"/>
      <w:r>
        <w:rPr>
          <w:b/>
          <w:color w:val="0D0D0D" w:themeColor="text1" w:themeTint="F2"/>
          <w:sz w:val="28"/>
        </w:rPr>
        <w:t>References</w:t>
      </w:r>
      <w:commentRangeEnd w:id="124"/>
      <w:r w:rsidR="00762CE1" w:rsidRPr="00B256BE">
        <w:rPr>
          <w:rStyle w:val="aff7"/>
          <w:b/>
          <w:color w:val="0D0D0D" w:themeColor="text1" w:themeTint="F2"/>
          <w:sz w:val="28"/>
          <w:szCs w:val="22"/>
        </w:rPr>
        <w:commentReference w:id="124"/>
      </w:r>
    </w:p>
    <w:p w14:paraId="496DBC0B" w14:textId="77777777" w:rsidR="00B256BE" w:rsidRPr="00B256BE" w:rsidRDefault="00B256BE">
      <w:pPr>
        <w:ind w:left="720" w:hanging="720"/>
        <w:rPr>
          <w:color w:val="0D0D0D" w:themeColor="text1" w:themeTint="F2"/>
          <w:sz w:val="20"/>
        </w:rPr>
      </w:pPr>
      <w:r>
        <w:rPr>
          <w:sz w:val="22"/>
        </w:rPr>
        <w:t xml:space="preserve">1. Babizhayev, M. A., &amp; Yegorov, Y. E. (2015). An “enigmatic” L-carnosine (β-alanyl-L-histidine)? Recent Patents on Drug Delivery &amp; Formulation, 9(1), 1–64. </w:t>
      </w:r>
      <w:bookmarkStart w:id="125" w:name="OLE_LINK3"/>
      <w:r>
        <w:rPr>
          <w:sz w:val="22"/>
        </w:rPr>
        <w:t>https://doi.org/10.2174/1872211309666141218145408</w:t>
      </w:r>
    </w:p>
    <w:bookmarkEnd w:id="125"/>
    <w:p w14:paraId="11D3DE62" w14:textId="77777777" w:rsidR="00B256BE" w:rsidRPr="00B256BE" w:rsidRDefault="00B256BE">
      <w:pPr>
        <w:ind w:left="720" w:hanging="720"/>
        <w:rPr>
          <w:color w:val="0D0D0D" w:themeColor="text1" w:themeTint="F2"/>
          <w:sz w:val="20"/>
        </w:rPr>
      </w:pPr>
      <w:r>
        <w:rPr>
          <w:color w:val="0D0D0D" w:themeColor="text1" w:themeTint="F2"/>
          <w:sz w:val="22"/>
        </w:rPr>
        <w:t>2. Cesak, O., Vostalova, J., Vidlar, A., Bastlova, P., &amp; Student, V., Jr. (2023). Carnosine and beta-alanine supplementation in human medicine: Narrative review and critical assessment. Nutrients, 15(7), 1770. https://pmc.ncbi.nlm.nih.gov/articles/PMC10096773/</w:t>
      </w:r>
    </w:p>
    <w:p w14:paraId="08071272" w14:textId="77777777" w:rsidR="00B256BE" w:rsidRPr="00B256BE" w:rsidRDefault="00B256BE">
      <w:pPr>
        <w:ind w:left="720" w:hanging="720"/>
        <w:rPr>
          <w:color w:val="0D0D0D" w:themeColor="text1" w:themeTint="F2"/>
          <w:sz w:val="20"/>
        </w:rPr>
      </w:pPr>
      <w:r>
        <w:rPr>
          <w:color w:val="0D0D0D" w:themeColor="text1" w:themeTint="F2"/>
          <w:sz w:val="22"/>
        </w:rPr>
        <w:lastRenderedPageBreak/>
        <w:t>3. Clegg, A., Young, J., Iliffe, S., Rikkert, M. O., &amp; Rockwood, K. (2013). Frailty in elderly people. The Lancet, 381(9868), 752–762. https://doi.org/10.1016/S0140-6736(12)62167-9</w:t>
      </w:r>
    </w:p>
    <w:p w14:paraId="125B65C6" w14:textId="77777777" w:rsidR="00B256BE" w:rsidRPr="00B256BE" w:rsidRDefault="00B256BE">
      <w:pPr>
        <w:ind w:left="720" w:hanging="720"/>
        <w:rPr>
          <w:color w:val="0D0D0D" w:themeColor="text1" w:themeTint="F2"/>
          <w:sz w:val="20"/>
        </w:rPr>
      </w:pPr>
      <w:r>
        <w:rPr>
          <w:color w:val="0D0D0D" w:themeColor="text1" w:themeTint="F2"/>
          <w:sz w:val="22"/>
        </w:rPr>
        <w:t>4. Cruz-Jentoft, A. J., Bahat, G., Bauer, J., Boirie, Y., Bruyère, O., Cederholm, T., Cooper, C., Landi, F., Rolland, Y., Sayer, A. A., Schneider, S. M., Sieber, C. C., Topinkova, E., Vandewoude, M., Visser, M., &amp; Zamboni, M. (2019). Sarcopenia: Revised European consensus on definition and diagnosis. Age and Ageing, 48(1), 16–31. https://doi.org/10.1093/ageing/afy169</w:t>
      </w:r>
    </w:p>
    <w:p w14:paraId="575C25E9" w14:textId="77777777" w:rsidR="00B256BE" w:rsidRPr="00B256BE" w:rsidRDefault="00B256BE">
      <w:pPr>
        <w:ind w:left="720" w:hanging="720"/>
        <w:rPr>
          <w:color w:val="0D0D0D" w:themeColor="text1" w:themeTint="F2"/>
          <w:sz w:val="20"/>
        </w:rPr>
      </w:pPr>
      <w:r>
        <w:rPr>
          <w:sz w:val="22"/>
        </w:rPr>
        <w:t>5. Cui, X. W., Chen, Y. H., Wang, L. J., Li, Y., &amp; Liu, Z. Q. (2026). Rational engineering of a thermostable dipeptidase from Thermobrachium celere for efficient biosynthesis of L-carnosine. Journal of Agricultural and Food Chemistry, 74(9), 7743–7751. https://doi.org/10.1021/acs.jafc.5c17738</w:t>
      </w:r>
    </w:p>
    <w:p w14:paraId="05273257" w14:textId="77777777" w:rsidR="00B256BE" w:rsidRPr="00B256BE" w:rsidRDefault="00B256BE">
      <w:pPr>
        <w:ind w:left="720" w:hanging="720"/>
        <w:rPr>
          <w:color w:val="0D0D0D" w:themeColor="text1" w:themeTint="F2"/>
          <w:sz w:val="20"/>
        </w:rPr>
      </w:pPr>
      <w:r>
        <w:rPr>
          <w:color w:val="0D0D0D" w:themeColor="text1" w:themeTint="F2"/>
          <w:sz w:val="22"/>
        </w:rPr>
        <w:t>6. Facchetti, G., Coffetti, G., Christodoulou, M. S., Arnal, L., &amp; Rimoldi, I. (2025). New catalytic strategies for one-pot total synthesis of L-carnosine. Molecular Catalysis, 584, 115246. https://doi.org/10.1016/j.mcat.2025.115246</w:t>
      </w:r>
    </w:p>
    <w:p w14:paraId="5889356F" w14:textId="277D4D59" w:rsidR="00E7669B" w:rsidRPr="00E7669B" w:rsidRDefault="00B256BE" w:rsidP="00E7669B">
      <w:pPr>
        <w:ind w:left="720" w:hanging="720"/>
        <w:rPr>
          <w:rFonts w:eastAsia="宋体" w:hint="eastAsia"/>
          <w:sz w:val="22"/>
          <w:lang w:eastAsia="zh-CN"/>
          <w:rPrChange w:id="126" w:author="keyi hu" w:date="2026-07-16T22:13:00Z" w16du:dateUtc="2026-07-16T14:13:00Z">
            <w:rPr>
              <w:color w:val="0D0D0D" w:themeColor="text1" w:themeTint="F2"/>
              <w:sz w:val="20"/>
            </w:rPr>
          </w:rPrChange>
        </w:rPr>
      </w:pPr>
      <w:r>
        <w:rPr>
          <w:sz w:val="22"/>
        </w:rPr>
        <w:t xml:space="preserve">7. Kim, J., Lee, J.-Y., &amp; Kim, C. Y. (2023). A comprehensive review of pathological mechanisms and Natural Dietary Ingredients for the management and prevention of sarcopenia. Nutrients, 15(11), 2625. </w:t>
      </w:r>
      <w:ins w:id="127" w:author="keyi hu" w:date="2026-07-16T22:13:00Z" w16du:dateUtc="2026-07-16T14:13:00Z">
        <w:r w:rsidR="00E7669B">
          <w:rPr>
            <w:sz w:val="22"/>
          </w:rPr>
          <w:fldChar w:fldCharType="begin"/>
        </w:r>
        <w:r w:rsidR="00E7669B">
          <w:rPr>
            <w:sz w:val="22"/>
          </w:rPr>
          <w:instrText>HYPERLINK "</w:instrText>
        </w:r>
      </w:ins>
      <w:r w:rsidR="00E7669B">
        <w:rPr>
          <w:sz w:val="22"/>
        </w:rPr>
        <w:instrText>https://doi.org/10.3390/nu15112625</w:instrText>
      </w:r>
      <w:ins w:id="128" w:author="keyi hu" w:date="2026-07-16T22:13:00Z" w16du:dateUtc="2026-07-16T14:13:00Z">
        <w:r w:rsidR="00E7669B">
          <w:rPr>
            <w:sz w:val="22"/>
          </w:rPr>
          <w:instrText>"</w:instrText>
        </w:r>
        <w:r w:rsidR="00E7669B">
          <w:rPr>
            <w:sz w:val="22"/>
          </w:rPr>
          <w:fldChar w:fldCharType="separate"/>
        </w:r>
      </w:ins>
      <w:r w:rsidR="00E7669B" w:rsidRPr="003A5FCD">
        <w:rPr>
          <w:rStyle w:val="aff0"/>
          <w:sz w:val="22"/>
        </w:rPr>
        <w:t>https://doi.org/10.3390/nu15112625</w:t>
      </w:r>
      <w:ins w:id="129" w:author="keyi hu" w:date="2026-07-16T22:13:00Z" w16du:dateUtc="2026-07-16T14:13:00Z">
        <w:r w:rsidR="00E7669B">
          <w:rPr>
            <w:sz w:val="22"/>
          </w:rPr>
          <w:fldChar w:fldCharType="end"/>
        </w:r>
      </w:ins>
    </w:p>
    <w:p w14:paraId="1010B7D4" w14:textId="77777777" w:rsidR="00B256BE" w:rsidRPr="00B256BE" w:rsidRDefault="00B256BE">
      <w:pPr>
        <w:ind w:left="720" w:hanging="720"/>
        <w:rPr>
          <w:color w:val="0D0D0D" w:themeColor="text1" w:themeTint="F2"/>
          <w:sz w:val="20"/>
        </w:rPr>
      </w:pPr>
      <w:r>
        <w:rPr>
          <w:sz w:val="22"/>
        </w:rPr>
        <w:t>8. Ministry of Civil Affairs of the People’s Republic of China, &amp; National Office of the Working Commission on Aging. (2025). 2024</w:t>
      </w:r>
      <w:r>
        <w:rPr>
          <w:sz w:val="22"/>
        </w:rPr>
        <w:t>年度国家老龄事业发展公报</w:t>
      </w:r>
      <w:r>
        <w:rPr>
          <w:sz w:val="22"/>
        </w:rPr>
        <w:t xml:space="preserve"> [2024 Annual report on national aging development]. </w:t>
      </w:r>
      <w:bookmarkStart w:id="130" w:name="OLE_LINK2"/>
      <w:r>
        <w:rPr>
          <w:sz w:val="22"/>
        </w:rPr>
        <w:t>https://www.gov.cn/lianbo/bumen/202507/P020250725463987010460.pdf</w:t>
      </w:r>
      <w:bookmarkEnd w:id="130"/>
    </w:p>
    <w:p w14:paraId="6C68FE81" w14:textId="77777777" w:rsidR="00B256BE" w:rsidRPr="00B256BE" w:rsidRDefault="00B256BE">
      <w:pPr>
        <w:ind w:left="720" w:hanging="720"/>
        <w:rPr>
          <w:color w:val="0D0D0D" w:themeColor="text1" w:themeTint="F2"/>
          <w:sz w:val="20"/>
        </w:rPr>
      </w:pPr>
      <w:r>
        <w:rPr>
          <w:sz w:val="22"/>
        </w:rPr>
        <w:t xml:space="preserve">9. National Health Commission of the People’s Republic of China. (2026). </w:t>
      </w:r>
      <w:r>
        <w:rPr>
          <w:sz w:val="22"/>
        </w:rPr>
        <w:t>成人肌少症食养指南</w:t>
      </w:r>
      <w:r>
        <w:rPr>
          <w:sz w:val="22"/>
        </w:rPr>
        <w:t>(2026</w:t>
      </w:r>
      <w:r>
        <w:rPr>
          <w:sz w:val="22"/>
        </w:rPr>
        <w:t>年版</w:t>
      </w:r>
      <w:r>
        <w:rPr>
          <w:sz w:val="22"/>
        </w:rPr>
        <w:t>) [Dietary guidelines for adult sarcopenia (2026 edition)]. https://www.nhc.gov.cn/sps/c100087/202604/a69d2fce21e040dc96cbc40b923a06d3.shtml</w:t>
      </w:r>
    </w:p>
    <w:p w14:paraId="12F88770" w14:textId="77777777" w:rsidR="00B256BE" w:rsidRPr="00B256BE" w:rsidRDefault="00B256BE">
      <w:pPr>
        <w:ind w:left="720" w:hanging="720"/>
        <w:rPr>
          <w:color w:val="0D0D0D" w:themeColor="text1" w:themeTint="F2"/>
          <w:sz w:val="20"/>
        </w:rPr>
      </w:pPr>
      <w:r>
        <w:rPr>
          <w:color w:val="0D0D0D" w:themeColor="text1" w:themeTint="F2"/>
          <w:sz w:val="22"/>
        </w:rPr>
        <w:t>10. Orion Market Research. (2026). L-Carnosine market size, share &amp; trends analysis report, forecast period 2026–2035. https://www.omrglobal.com/industry-reports/l-carnosine-market</w:t>
      </w:r>
    </w:p>
    <w:p w14:paraId="63708ECE" w14:textId="77777777" w:rsidR="00B256BE" w:rsidRPr="00B256BE" w:rsidRDefault="00B256BE">
      <w:pPr>
        <w:ind w:left="720" w:hanging="720"/>
        <w:rPr>
          <w:color w:val="0D0D0D" w:themeColor="text1" w:themeTint="F2"/>
          <w:sz w:val="20"/>
        </w:rPr>
      </w:pPr>
      <w:r>
        <w:rPr>
          <w:color w:val="0D0D0D" w:themeColor="text1" w:themeTint="F2"/>
          <w:sz w:val="22"/>
        </w:rPr>
        <w:t xml:space="preserve">11. Robin, A., Ghosh, S., Gabay, B., Levkov, K., &amp; Golberg, A. (2022). Identifying critical parameters for extraction of carnosine and anserine from chicken meat with high voltage pulsed electric fields and water. Innovative Food Science &amp; Emerging Technologies, 76, 102937. </w:t>
      </w:r>
      <w:bookmarkStart w:id="131" w:name="OLE_LINK4"/>
      <w:r>
        <w:rPr>
          <w:color w:val="0D0D0D" w:themeColor="text1" w:themeTint="F2"/>
          <w:sz w:val="22"/>
        </w:rPr>
        <w:t>https://doi.org/10.1016/j.ifset.2022.102937</w:t>
      </w:r>
      <w:bookmarkEnd w:id="131"/>
    </w:p>
    <w:p w14:paraId="70235ABC" w14:textId="77777777" w:rsidR="00B256BE" w:rsidRPr="00B256BE" w:rsidRDefault="00B256BE">
      <w:pPr>
        <w:ind w:left="720" w:hanging="720"/>
        <w:rPr>
          <w:color w:val="0D0D0D" w:themeColor="text1" w:themeTint="F2"/>
          <w:sz w:val="20"/>
        </w:rPr>
      </w:pPr>
      <w:r>
        <w:rPr>
          <w:color w:val="0D0D0D" w:themeColor="text1" w:themeTint="F2"/>
          <w:sz w:val="22"/>
        </w:rPr>
        <w:t>12. Vinick, F. J., &amp; Jung, S. (1983). A simple and efficient synthesis of L-carnosine. The Journal of Organic Chemistry, 48(3), 392–393. https://doi.org/10.1021/jo00151a026</w:t>
      </w:r>
    </w:p>
    <w:p w14:paraId="175CDFB3" w14:textId="77777777" w:rsidR="00B256BE" w:rsidRPr="00B256BE" w:rsidRDefault="00B256BE">
      <w:pPr>
        <w:ind w:left="720" w:hanging="720"/>
        <w:rPr>
          <w:color w:val="0D0D0D" w:themeColor="text1" w:themeTint="F2"/>
          <w:sz w:val="20"/>
        </w:rPr>
      </w:pPr>
      <w:r>
        <w:rPr>
          <w:sz w:val="22"/>
        </w:rPr>
        <w:t>13. Yin, D. Y., Pan, J., Zhu, J., Liu, Y. Y., &amp; Xu, J. H. (2019). A green-by-design bioprocess for L-carnosine production integrating enzymatic synthesis with membrane separation. Catalysis Science &amp; Technology, 9(21), 5971–5978. https://doi.org/10.1039/C9CY01622H</w:t>
      </w:r>
    </w:p>
    <w:sectPr w:rsidR="00B256BE" w:rsidRPr="00B256B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iang" w:date="2026-06-28T10:16:00Z" w:initials="">
    <w:p w14:paraId="7F741F8C" w14:textId="77777777" w:rsidR="00B256BE" w:rsidRDefault="00FD7CFE">
      <w:pPr>
        <w:pStyle w:val="a8"/>
        <w:rPr>
          <w:rFonts w:eastAsia="宋体"/>
          <w:lang w:eastAsia="zh-CN"/>
        </w:rPr>
      </w:pPr>
      <w:r>
        <w:rPr>
          <w:rStyle w:val="aff7"/>
        </w:rPr>
        <w:annotationRef/>
      </w:r>
      <w:r w:rsidR="00000000">
        <w:rPr>
          <w:rFonts w:eastAsia="宋体" w:hint="eastAsia"/>
          <w:lang w:eastAsia="zh-CN"/>
        </w:rPr>
        <w:t>摘要里避免提到项目的不足</w:t>
      </w:r>
    </w:p>
  </w:comment>
  <w:comment w:id="4" w:author="keyi hu" w:date="2026-07-16T22:02:00Z" w:initials="kh">
    <w:p w14:paraId="6C020E81" w14:textId="77777777" w:rsidR="00FD7CFE" w:rsidRDefault="00FD7CFE" w:rsidP="00FD7CFE">
      <w:pPr>
        <w:pStyle w:val="a8"/>
      </w:pPr>
      <w:r>
        <w:rPr>
          <w:rStyle w:val="aff7"/>
        </w:rPr>
        <w:annotationRef/>
      </w:r>
      <w:r>
        <w:rPr>
          <w:rFonts w:hint="eastAsia"/>
        </w:rPr>
        <w:t>修改措辞</w:t>
      </w:r>
    </w:p>
  </w:comment>
  <w:comment w:id="6" w:author="Liang" w:date="2026-06-28T09:57:00Z" w:initials="">
    <w:p w14:paraId="185DFB13" w14:textId="77777777" w:rsidR="00B256BE" w:rsidRDefault="00FD7CFE">
      <w:pPr>
        <w:rPr>
          <w:lang w:eastAsia="zh-CN"/>
        </w:rPr>
      </w:pPr>
      <w:r>
        <w:rPr>
          <w:rStyle w:val="aff7"/>
        </w:rPr>
        <w:annotationRef/>
      </w:r>
      <w:r w:rsidR="00000000">
        <w:rPr>
          <w:rFonts w:ascii="宋体" w:eastAsia="宋体" w:hAnsi="宋体" w:cs="宋体"/>
          <w:szCs w:val="24"/>
          <w:lang w:eastAsia="zh-CN" w:bidi="ar"/>
        </w:rPr>
        <w:t>目前的写法像是</w:t>
      </w:r>
      <w:r w:rsidR="00000000">
        <w:rPr>
          <w:rFonts w:ascii="宋体" w:eastAsia="宋体" w:hAnsi="宋体" w:cs="宋体" w:hint="eastAsia"/>
          <w:szCs w:val="24"/>
          <w:lang w:eastAsia="zh-CN" w:bidi="ar"/>
        </w:rPr>
        <w:t>专业论文或医学教材</w:t>
      </w:r>
      <w:r w:rsidR="00000000">
        <w:rPr>
          <w:rFonts w:ascii="宋体" w:eastAsia="宋体" w:hAnsi="宋体" w:cs="宋体"/>
          <w:szCs w:val="24"/>
          <w:lang w:eastAsia="zh-CN" w:bidi="ar"/>
        </w:rPr>
        <w:t>导论，缺乏“iGEM特色”。</w:t>
      </w:r>
      <w:r w:rsidR="00000000">
        <w:rPr>
          <w:rFonts w:ascii="宋体" w:eastAsia="宋体" w:hAnsi="宋体" w:cs="宋体" w:hint="eastAsia"/>
          <w:szCs w:val="24"/>
          <w:lang w:eastAsia="zh-CN" w:bidi="ar"/>
        </w:rPr>
        <w:t>可以从身边的实例入手，或增加HP内容。</w:t>
      </w:r>
    </w:p>
    <w:p w14:paraId="699F79F2" w14:textId="77777777" w:rsidR="00B256BE" w:rsidRDefault="00B256BE">
      <w:pPr>
        <w:pStyle w:val="a8"/>
        <w:rPr>
          <w:lang w:eastAsia="zh-CN"/>
        </w:rPr>
      </w:pPr>
    </w:p>
  </w:comment>
  <w:comment w:id="7" w:author="keyi hu" w:date="2026-07-16T22:07:00Z" w:initials="kh">
    <w:p w14:paraId="3B6C3685" w14:textId="77777777" w:rsidR="00E7669B" w:rsidRDefault="00E7669B" w:rsidP="00E7669B">
      <w:pPr>
        <w:pStyle w:val="a8"/>
      </w:pPr>
      <w:r>
        <w:rPr>
          <w:rStyle w:val="aff7"/>
        </w:rPr>
        <w:annotationRef/>
      </w:r>
      <w:r>
        <w:t xml:space="preserve">Mostly </w:t>
      </w:r>
      <w:r>
        <w:rPr>
          <w:rFonts w:hint="eastAsia"/>
        </w:rPr>
        <w:t>有这么多吗？</w:t>
      </w:r>
    </w:p>
  </w:comment>
  <w:comment w:id="8" w:author="keyi hu" w:date="2026-07-16T22:18:00Z" w:initials="kh">
    <w:p w14:paraId="7935A5C3" w14:textId="77777777" w:rsidR="00C42FDE" w:rsidRDefault="00C42FDE" w:rsidP="00C42FDE">
      <w:pPr>
        <w:pStyle w:val="a8"/>
      </w:pPr>
      <w:r>
        <w:rPr>
          <w:rStyle w:val="aff7"/>
        </w:rPr>
        <w:annotationRef/>
      </w:r>
      <w:r>
        <w:rPr>
          <w:rFonts w:hint="eastAsia"/>
        </w:rPr>
        <w:t>引用呢？</w:t>
      </w:r>
    </w:p>
  </w:comment>
  <w:comment w:id="9" w:author="Liang" w:date="2026-06-28T09:58:00Z" w:initials="">
    <w:p w14:paraId="68DB5A24" w14:textId="77777777" w:rsidR="00B256BE" w:rsidRDefault="00FD7CFE">
      <w:pPr>
        <w:rPr>
          <w:lang w:eastAsia="zh-CN"/>
        </w:rPr>
      </w:pPr>
      <w:r>
        <w:rPr>
          <w:rStyle w:val="aff7"/>
        </w:rPr>
        <w:annotationRef/>
      </w:r>
      <w:r w:rsidR="00000000">
        <w:rPr>
          <w:rFonts w:eastAsia="宋体" w:hint="eastAsia"/>
          <w:lang w:eastAsia="zh-CN"/>
        </w:rPr>
        <w:t>这里数据引用的很好，但有点重复了，保留其中一个数据即可。其他地方可以用</w:t>
      </w:r>
      <w:r w:rsidR="00000000">
        <w:rPr>
          <w:rFonts w:eastAsia="宋体" w:hint="eastAsia"/>
          <w:lang w:eastAsia="zh-CN"/>
        </w:rPr>
        <w:t>HP</w:t>
      </w:r>
      <w:r w:rsidR="00000000">
        <w:rPr>
          <w:rFonts w:eastAsia="宋体" w:hint="eastAsia"/>
          <w:lang w:eastAsia="zh-CN"/>
        </w:rPr>
        <w:t>数据补足，如“</w:t>
      </w:r>
      <w:r w:rsidR="00000000">
        <w:rPr>
          <w:rFonts w:ascii="宋体" w:eastAsia="宋体" w:hAnsi="宋体" w:cs="宋体"/>
          <w:szCs w:val="24"/>
          <w:lang w:eastAsia="zh-CN" w:bidi="ar"/>
        </w:rPr>
        <w:t>Through consumer surveys and interviews with geriatricians at Nanjing hospitals, we found that...”（通过在南京各大医院和社区的调研，我们发现……）</w:t>
      </w:r>
    </w:p>
    <w:p w14:paraId="20080506" w14:textId="77777777" w:rsidR="00B256BE" w:rsidRDefault="00B256BE">
      <w:pPr>
        <w:pStyle w:val="a8"/>
        <w:rPr>
          <w:rFonts w:eastAsia="宋体"/>
          <w:lang w:eastAsia="zh-CN"/>
        </w:rPr>
      </w:pPr>
    </w:p>
  </w:comment>
  <w:comment w:id="10" w:author="Liang" w:date="2026-06-28T10:01:00Z" w:initials="">
    <w:p w14:paraId="09F7653C" w14:textId="77777777" w:rsidR="00B256BE" w:rsidRDefault="00FD7CFE">
      <w:r>
        <w:rPr>
          <w:rStyle w:val="aff7"/>
        </w:rPr>
        <w:annotationRef/>
      </w:r>
      <w:r w:rsidR="00000000">
        <w:rPr>
          <w:rFonts w:eastAsia="宋体" w:hint="eastAsia"/>
          <w:lang w:eastAsia="zh-CN"/>
        </w:rPr>
        <w:t>可以增加科学责任感相关的描述来增强理性部分，如改为“</w:t>
      </w:r>
      <w:r w:rsidR="00000000">
        <w:rPr>
          <w:rFonts w:ascii="宋体" w:eastAsia="宋体" w:hAnsi="宋体" w:cs="宋体"/>
          <w:szCs w:val="24"/>
          <w:lang w:eastAsia="zh-CN" w:bidi="ar"/>
        </w:rPr>
        <w:t>Driven by these urgent demographic challenges and confirmed by our initial Human Practices interviews with community elders in Nanjing, our team recognized a critical gap between the clinical need for muscle-protecting agents and the accessibility of sustainable interventions.”</w:t>
      </w:r>
    </w:p>
    <w:p w14:paraId="7B7BC522" w14:textId="77777777" w:rsidR="00B256BE" w:rsidRDefault="00B256BE">
      <w:pPr>
        <w:pStyle w:val="a8"/>
        <w:rPr>
          <w:rFonts w:eastAsia="宋体"/>
          <w:lang w:eastAsia="zh-CN"/>
        </w:rPr>
      </w:pPr>
    </w:p>
  </w:comment>
  <w:comment w:id="16" w:author="keyi hu" w:date="2026-07-16T22:25:00Z" w:initials="kh">
    <w:p w14:paraId="46255D49" w14:textId="77777777" w:rsidR="00C42FDE" w:rsidRDefault="00C42FDE" w:rsidP="00C42FDE">
      <w:pPr>
        <w:pStyle w:val="a8"/>
      </w:pPr>
      <w:r>
        <w:rPr>
          <w:rStyle w:val="aff7"/>
        </w:rPr>
        <w:annotationRef/>
      </w:r>
      <w:r>
        <w:rPr>
          <w:rFonts w:hint="eastAsia"/>
        </w:rPr>
        <w:t>大小写</w:t>
      </w:r>
    </w:p>
  </w:comment>
  <w:comment w:id="23" w:author="keyi hu" w:date="2026-07-16T22:28:00Z" w:initials="kh">
    <w:p w14:paraId="645EB9C2" w14:textId="77777777" w:rsidR="00F34877" w:rsidRDefault="00F34877" w:rsidP="00F34877">
      <w:pPr>
        <w:pStyle w:val="a8"/>
      </w:pPr>
      <w:r>
        <w:rPr>
          <w:rStyle w:val="aff7"/>
        </w:rPr>
        <w:annotationRef/>
      </w:r>
      <w:r>
        <w:rPr>
          <w:rFonts w:hint="eastAsia"/>
        </w:rPr>
        <w:t>太绝对了，</w:t>
      </w:r>
    </w:p>
  </w:comment>
  <w:comment w:id="22" w:author="keyi hu" w:date="2026-07-16T22:36:00Z" w:initials="kh">
    <w:p w14:paraId="76F5C277" w14:textId="77777777" w:rsidR="00F34877" w:rsidRDefault="00F34877" w:rsidP="00F34877">
      <w:pPr>
        <w:pStyle w:val="a8"/>
      </w:pPr>
      <w:r>
        <w:rPr>
          <w:rStyle w:val="aff7"/>
        </w:rPr>
        <w:annotationRef/>
      </w:r>
      <w:r>
        <w:rPr>
          <w:rFonts w:hint="eastAsia"/>
        </w:rPr>
        <w:t>前后矛盾</w:t>
      </w:r>
    </w:p>
  </w:comment>
  <w:comment w:id="30" w:author="Liang" w:date="2026-06-28T10:04:00Z" w:initials="">
    <w:p w14:paraId="71B3BD00" w14:textId="77777777" w:rsidR="00B256BE" w:rsidRDefault="00FD7CFE">
      <w:pPr>
        <w:pStyle w:val="a8"/>
        <w:rPr>
          <w:rFonts w:eastAsia="宋体"/>
          <w:lang w:eastAsia="zh-CN"/>
        </w:rPr>
      </w:pPr>
      <w:r>
        <w:rPr>
          <w:rStyle w:val="aff7"/>
        </w:rPr>
        <w:annotationRef/>
      </w:r>
      <w:r w:rsidR="00000000">
        <w:rPr>
          <w:rFonts w:eastAsia="宋体" w:hint="eastAsia"/>
          <w:lang w:eastAsia="zh-CN"/>
        </w:rPr>
        <w:t>肌肽对肌少症的支持作用需要文献支撑</w:t>
      </w:r>
    </w:p>
  </w:comment>
  <w:comment w:id="33" w:author="Liang" w:date="2026-06-28T10:05:00Z" w:initials="">
    <w:p w14:paraId="491A326C" w14:textId="77777777" w:rsidR="00B256BE" w:rsidRDefault="00FD7CFE">
      <w:pPr>
        <w:pStyle w:val="a8"/>
        <w:rPr>
          <w:rFonts w:eastAsia="宋体"/>
          <w:lang w:eastAsia="zh-CN"/>
        </w:rPr>
      </w:pPr>
      <w:r>
        <w:rPr>
          <w:rStyle w:val="aff7"/>
        </w:rPr>
        <w:annotationRef/>
      </w:r>
      <w:r w:rsidR="00000000">
        <w:rPr>
          <w:rFonts w:eastAsia="宋体" w:hint="eastAsia"/>
          <w:lang w:eastAsia="zh-CN"/>
        </w:rPr>
        <w:t>同样需要文献支持</w:t>
      </w:r>
    </w:p>
  </w:comment>
  <w:comment w:id="36" w:author="Liang" w:date="2026-06-28T10:12:00Z" w:initials="">
    <w:p w14:paraId="6AD1B495" w14:textId="77777777" w:rsidR="00B256BE" w:rsidRDefault="00FD7CFE">
      <w:pPr>
        <w:pStyle w:val="a8"/>
        <w:rPr>
          <w:rFonts w:eastAsia="宋体"/>
          <w:lang w:eastAsia="zh-CN"/>
        </w:rPr>
      </w:pPr>
      <w:r>
        <w:rPr>
          <w:rStyle w:val="aff7"/>
        </w:rPr>
        <w:annotationRef/>
      </w:r>
      <w:r w:rsidR="00000000">
        <w:rPr>
          <w:rFonts w:eastAsia="宋体" w:hint="eastAsia"/>
          <w:lang w:eastAsia="zh-CN"/>
        </w:rPr>
        <w:t>最终的产品确定了吗？</w:t>
      </w:r>
    </w:p>
  </w:comment>
  <w:comment w:id="38" w:author="Liang" w:date="2026-06-28T10:07:00Z" w:initials="">
    <w:p w14:paraId="6257CE70" w14:textId="77777777" w:rsidR="00B256BE" w:rsidRDefault="00FD7CFE">
      <w:pPr>
        <w:pStyle w:val="a8"/>
        <w:rPr>
          <w:rFonts w:eastAsia="宋体"/>
          <w:lang w:eastAsia="zh-CN"/>
        </w:rPr>
      </w:pPr>
      <w:r>
        <w:rPr>
          <w:rStyle w:val="aff7"/>
        </w:rPr>
        <w:annotationRef/>
      </w:r>
      <w:r w:rsidR="00000000">
        <w:rPr>
          <w:rFonts w:eastAsia="宋体" w:hint="eastAsia"/>
          <w:lang w:eastAsia="zh-CN"/>
        </w:rPr>
        <w:t>前面已经提过技术路线，这里有点重复了。并且需要明白我们的主线是什么：我们是筛选出高效的肌肽合成酶，使用大肠杆菌生产</w:t>
      </w:r>
      <w:r w:rsidR="00000000">
        <w:rPr>
          <w:rFonts w:eastAsia="宋体" w:hint="eastAsia"/>
          <w:lang w:eastAsia="zh-CN"/>
        </w:rPr>
        <w:t>L-</w:t>
      </w:r>
      <w:r w:rsidR="00000000">
        <w:rPr>
          <w:rFonts w:eastAsia="宋体" w:hint="eastAsia"/>
          <w:lang w:eastAsia="zh-CN"/>
        </w:rPr>
        <w:t>肌肽。主线不明在</w:t>
      </w:r>
      <w:r w:rsidR="00000000">
        <w:rPr>
          <w:rFonts w:eastAsia="宋体" w:hint="eastAsia"/>
          <w:lang w:eastAsia="zh-CN"/>
        </w:rPr>
        <w:t>iGEM</w:t>
      </w:r>
      <w:r w:rsidR="00000000">
        <w:rPr>
          <w:rFonts w:eastAsia="宋体" w:hint="eastAsia"/>
          <w:lang w:eastAsia="zh-CN"/>
        </w:rPr>
        <w:t>中是大忌。</w:t>
      </w:r>
    </w:p>
  </w:comment>
  <w:comment w:id="58" w:author="keyi hu" w:date="2026-07-16T22:46:00Z" w:initials="kh">
    <w:p w14:paraId="1D241515" w14:textId="77777777" w:rsidR="00762CE1" w:rsidRDefault="00762CE1" w:rsidP="00762CE1">
      <w:pPr>
        <w:pStyle w:val="a8"/>
      </w:pPr>
      <w:r>
        <w:rPr>
          <w:rStyle w:val="aff7"/>
        </w:rPr>
        <w:annotationRef/>
      </w:r>
      <w:r>
        <w:t xml:space="preserve">Furthermore, </w:t>
      </w:r>
    </w:p>
  </w:comment>
  <w:comment w:id="67" w:author="keyi hu" w:date="2026-07-16T22:47:00Z" w:initials="kh">
    <w:p w14:paraId="6E7C861A" w14:textId="77777777" w:rsidR="00762CE1" w:rsidRDefault="00762CE1" w:rsidP="00762CE1">
      <w:pPr>
        <w:pStyle w:val="a8"/>
      </w:pPr>
      <w:r>
        <w:rPr>
          <w:rStyle w:val="aff7"/>
        </w:rPr>
        <w:annotationRef/>
      </w:r>
      <w:r>
        <w:rPr>
          <w:rFonts w:hint="eastAsia"/>
        </w:rPr>
        <w:t>这句话别写，要么解释清楚</w:t>
      </w:r>
      <w:r>
        <w:t xml:space="preserve"> IGEM regulations</w:t>
      </w:r>
    </w:p>
  </w:comment>
  <w:comment w:id="80" w:author="Liang" w:date="2026-06-28T10:11:00Z" w:initials="">
    <w:p w14:paraId="3DAEF0BC" w14:textId="77777777" w:rsidR="00B256BE" w:rsidRDefault="00FD7CFE">
      <w:pPr>
        <w:pStyle w:val="a8"/>
        <w:rPr>
          <w:rFonts w:eastAsia="宋体"/>
          <w:lang w:eastAsia="zh-CN"/>
        </w:rPr>
      </w:pPr>
      <w:r>
        <w:rPr>
          <w:rStyle w:val="aff7"/>
        </w:rPr>
        <w:annotationRef/>
      </w:r>
      <w:r w:rsidR="00000000">
        <w:rPr>
          <w:rFonts w:eastAsia="宋体" w:hint="eastAsia"/>
          <w:lang w:eastAsia="zh-CN"/>
        </w:rPr>
        <w:t>我们现在还没开始做实验，所以无法确定一定会遇到这些问题，因此这一部分内容是写目前现有的研究中</w:t>
      </w:r>
      <w:r w:rsidR="00000000">
        <w:rPr>
          <w:rFonts w:eastAsia="宋体" w:hint="eastAsia"/>
          <w:lang w:eastAsia="zh-CN"/>
        </w:rPr>
        <w:t>L-</w:t>
      </w:r>
      <w:r w:rsidR="00000000">
        <w:rPr>
          <w:rFonts w:eastAsia="宋体" w:hint="eastAsia"/>
          <w:lang w:eastAsia="zh-CN"/>
        </w:rPr>
        <w:t>肌肽生产的问题，递送问题也是现有的，所有人都遇到的，而不是我们“已经”遇到的。</w:t>
      </w:r>
    </w:p>
  </w:comment>
  <w:comment w:id="94" w:author="Liang" w:date="2026-06-28T10:15:00Z" w:initials="">
    <w:p w14:paraId="58E7B516" w14:textId="77777777" w:rsidR="00B256BE" w:rsidRDefault="00FD7CFE">
      <w:pPr>
        <w:pStyle w:val="a8"/>
        <w:rPr>
          <w:rFonts w:eastAsia="宋体"/>
          <w:lang w:eastAsia="zh-CN"/>
        </w:rPr>
      </w:pPr>
      <w:r>
        <w:rPr>
          <w:rStyle w:val="aff7"/>
        </w:rPr>
        <w:annotationRef/>
      </w:r>
      <w:r w:rsidR="00000000">
        <w:rPr>
          <w:rFonts w:eastAsia="宋体" w:hint="eastAsia"/>
          <w:lang w:eastAsia="zh-CN"/>
        </w:rPr>
        <w:t>等我们设计完了之后这部分可以改为具体的措施</w:t>
      </w:r>
    </w:p>
  </w:comment>
  <w:comment w:id="105" w:author="Liang" w:date="2026-06-28T10:14:00Z" w:initials="">
    <w:p w14:paraId="46E7DE1E" w14:textId="77777777" w:rsidR="00B256BE" w:rsidRDefault="00FD7CFE">
      <w:pPr>
        <w:pStyle w:val="a8"/>
        <w:rPr>
          <w:rFonts w:eastAsia="宋体"/>
          <w:lang w:eastAsia="zh-CN"/>
        </w:rPr>
      </w:pPr>
      <w:r>
        <w:rPr>
          <w:rStyle w:val="aff7"/>
        </w:rPr>
        <w:annotationRef/>
      </w:r>
      <w:r w:rsidR="00000000">
        <w:rPr>
          <w:rFonts w:eastAsia="宋体" w:hint="eastAsia"/>
          <w:lang w:eastAsia="zh-CN"/>
        </w:rPr>
        <w:t>与上面内容重复，可改为未来展望。</w:t>
      </w:r>
    </w:p>
  </w:comment>
  <w:comment w:id="119" w:author="keyi hu" w:date="2026-07-16T22:40:00Z" w:initials="kh">
    <w:p w14:paraId="136B505E" w14:textId="77777777" w:rsidR="00762CE1" w:rsidRDefault="00762CE1" w:rsidP="00762CE1">
      <w:pPr>
        <w:pStyle w:val="a8"/>
      </w:pPr>
      <w:r>
        <w:rPr>
          <w:rStyle w:val="aff7"/>
        </w:rPr>
        <w:annotationRef/>
      </w:r>
      <w:r>
        <w:rPr>
          <w:rFonts w:hint="eastAsia"/>
        </w:rPr>
        <w:t>太绝对了</w:t>
      </w:r>
    </w:p>
  </w:comment>
  <w:comment w:id="124" w:author="keyi hu" w:date="2026-07-16T22:40:00Z" w:initials="kh">
    <w:p w14:paraId="54413DC5" w14:textId="77777777" w:rsidR="00762CE1" w:rsidRDefault="00762CE1" w:rsidP="00762CE1">
      <w:pPr>
        <w:pStyle w:val="a8"/>
      </w:pPr>
      <w:r>
        <w:rPr>
          <w:rStyle w:val="aff7"/>
        </w:rPr>
        <w:annotationRef/>
      </w:r>
      <w:r>
        <w:rPr>
          <w:rFonts w:hint="eastAsia"/>
        </w:rPr>
        <w:t>格式问题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741F8C" w15:done="0"/>
  <w15:commentEx w15:paraId="6C020E81" w15:done="0"/>
  <w15:commentEx w15:paraId="699F79F2" w15:done="0"/>
  <w15:commentEx w15:paraId="3B6C3685" w15:done="0"/>
  <w15:commentEx w15:paraId="7935A5C3" w15:done="0"/>
  <w15:commentEx w15:paraId="20080506" w15:done="0"/>
  <w15:commentEx w15:paraId="7B7BC522" w15:done="0"/>
  <w15:commentEx w15:paraId="46255D49" w15:done="0"/>
  <w15:commentEx w15:paraId="645EB9C2" w15:done="0"/>
  <w15:commentEx w15:paraId="76F5C277" w15:done="0"/>
  <w15:commentEx w15:paraId="71B3BD00" w15:done="0"/>
  <w15:commentEx w15:paraId="491A326C" w15:done="0"/>
  <w15:commentEx w15:paraId="6AD1B495" w15:done="0"/>
  <w15:commentEx w15:paraId="6257CE70" w15:done="0"/>
  <w15:commentEx w15:paraId="1D241515" w15:done="0"/>
  <w15:commentEx w15:paraId="6E7C861A" w15:done="0"/>
  <w15:commentEx w15:paraId="3DAEF0BC" w15:done="0"/>
  <w15:commentEx w15:paraId="58E7B516" w15:done="0"/>
  <w15:commentEx w15:paraId="46E7DE1E" w15:done="0"/>
  <w15:commentEx w15:paraId="136B505E" w15:done="0"/>
  <w15:commentEx w15:paraId="54413D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357384" w16cex:dateUtc="2026-07-16T14:02:00Z"/>
  <w16cex:commentExtensible w16cex:durableId="4A0F540A" w16cex:dateUtc="2026-07-16T14:07:00Z"/>
  <w16cex:commentExtensible w16cex:durableId="6438E82E" w16cex:dateUtc="2026-07-16T14:18:00Z"/>
  <w16cex:commentExtensible w16cex:durableId="23332F4A" w16cex:dateUtc="2026-07-16T14:25:00Z"/>
  <w16cex:commentExtensible w16cex:durableId="49E255B6" w16cex:dateUtc="2026-07-16T14:28:00Z"/>
  <w16cex:commentExtensible w16cex:durableId="78FAF94E" w16cex:dateUtc="2026-07-16T14:36:00Z"/>
  <w16cex:commentExtensible w16cex:durableId="6ADB055C" w16cex:dateUtc="2026-07-16T14:46:00Z"/>
  <w16cex:commentExtensible w16cex:durableId="13D3D58A" w16cex:dateUtc="2026-07-16T14:47:00Z"/>
  <w16cex:commentExtensible w16cex:durableId="4928095B" w16cex:dateUtc="2026-07-16T14:40:00Z"/>
  <w16cex:commentExtensible w16cex:durableId="7DF469C6" w16cex:dateUtc="2026-07-16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741F8C" w16cid:durableId="2ACFED72"/>
  <w16cid:commentId w16cid:paraId="6C020E81" w16cid:durableId="5C357384"/>
  <w16cid:commentId w16cid:paraId="699F79F2" w16cid:durableId="229C09AE"/>
  <w16cid:commentId w16cid:paraId="3B6C3685" w16cid:durableId="4A0F540A"/>
  <w16cid:commentId w16cid:paraId="7935A5C3" w16cid:durableId="6438E82E"/>
  <w16cid:commentId w16cid:paraId="20080506" w16cid:durableId="36B16825"/>
  <w16cid:commentId w16cid:paraId="7B7BC522" w16cid:durableId="64190DA7"/>
  <w16cid:commentId w16cid:paraId="46255D49" w16cid:durableId="23332F4A"/>
  <w16cid:commentId w16cid:paraId="645EB9C2" w16cid:durableId="49E255B6"/>
  <w16cid:commentId w16cid:paraId="76F5C277" w16cid:durableId="78FAF94E"/>
  <w16cid:commentId w16cid:paraId="71B3BD00" w16cid:durableId="3E47F786"/>
  <w16cid:commentId w16cid:paraId="491A326C" w16cid:durableId="7F3F8364"/>
  <w16cid:commentId w16cid:paraId="6AD1B495" w16cid:durableId="63592DD5"/>
  <w16cid:commentId w16cid:paraId="6257CE70" w16cid:durableId="64FD20B1"/>
  <w16cid:commentId w16cid:paraId="1D241515" w16cid:durableId="6ADB055C"/>
  <w16cid:commentId w16cid:paraId="6E7C861A" w16cid:durableId="13D3D58A"/>
  <w16cid:commentId w16cid:paraId="3DAEF0BC" w16cid:durableId="6A5F0FA7"/>
  <w16cid:commentId w16cid:paraId="58E7B516" w16cid:durableId="40E9EF0E"/>
  <w16cid:commentId w16cid:paraId="46E7DE1E" w16cid:durableId="512BD556"/>
  <w16cid:commentId w16cid:paraId="136B505E" w16cid:durableId="4928095B"/>
  <w16cid:commentId w16cid:paraId="54413DC5" w16cid:durableId="7DF469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642E" w14:textId="77777777" w:rsidR="0099043D" w:rsidRDefault="0099043D">
      <w:pPr>
        <w:spacing w:line="240" w:lineRule="auto"/>
      </w:pPr>
      <w:r>
        <w:separator/>
      </w:r>
    </w:p>
  </w:endnote>
  <w:endnote w:type="continuationSeparator" w:id="0">
    <w:p w14:paraId="42D60FEC" w14:textId="77777777" w:rsidR="0099043D" w:rsidRDefault="009904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32211" w14:textId="77777777" w:rsidR="0099043D" w:rsidRDefault="0099043D">
      <w:pPr>
        <w:spacing w:after="0"/>
      </w:pPr>
      <w:r>
        <w:separator/>
      </w:r>
    </w:p>
  </w:footnote>
  <w:footnote w:type="continuationSeparator" w:id="0">
    <w:p w14:paraId="3729A15B" w14:textId="77777777" w:rsidR="0099043D" w:rsidRDefault="009904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F51641B"/>
    <w:multiLevelType w:val="multilevel"/>
    <w:tmpl w:val="2F51641B"/>
    <w:lvl w:ilvl="0">
      <w:start w:val="1"/>
      <w:numFmt w:val="decimal"/>
      <w:lvlText w:val="%1."/>
      <w:lvlJc w:val="left"/>
      <w:pPr>
        <w:ind w:left="360" w:hanging="360"/>
      </w:pPr>
      <w:rPr>
        <w:rFonts w:eastAsia="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145997881">
    <w:abstractNumId w:val="1"/>
  </w:num>
  <w:num w:numId="2" w16cid:durableId="75054290">
    <w:abstractNumId w:val="4"/>
  </w:num>
  <w:num w:numId="3" w16cid:durableId="308172851">
    <w:abstractNumId w:val="5"/>
  </w:num>
  <w:num w:numId="4" w16cid:durableId="944457682">
    <w:abstractNumId w:val="2"/>
  </w:num>
  <w:num w:numId="5" w16cid:durableId="1214730585">
    <w:abstractNumId w:val="0"/>
  </w:num>
  <w:num w:numId="6" w16cid:durableId="1102804623">
    <w:abstractNumId w:val="3"/>
  </w:num>
  <w:num w:numId="7" w16cid:durableId="9466998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yi hu">
    <w15:presenceInfo w15:providerId="Windows Live" w15:userId="75c1fcd4977df616"/>
  </w15:person>
  <w15:person w15:author="Junqin Zhao">
    <w15:presenceInfo w15:providerId="Windows Live" w15:userId="6fd1b2bc3bb733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65"/>
    <w:rsid w:val="00010E49"/>
    <w:rsid w:val="00025C32"/>
    <w:rsid w:val="00034616"/>
    <w:rsid w:val="0006063C"/>
    <w:rsid w:val="00124EA6"/>
    <w:rsid w:val="0014402B"/>
    <w:rsid w:val="0015074B"/>
    <w:rsid w:val="0020460B"/>
    <w:rsid w:val="0029639D"/>
    <w:rsid w:val="003227F4"/>
    <w:rsid w:val="00326F90"/>
    <w:rsid w:val="004A5C44"/>
    <w:rsid w:val="00506833"/>
    <w:rsid w:val="00531A5B"/>
    <w:rsid w:val="00612FCD"/>
    <w:rsid w:val="0063141D"/>
    <w:rsid w:val="00762CE1"/>
    <w:rsid w:val="00774B42"/>
    <w:rsid w:val="00783817"/>
    <w:rsid w:val="00821633"/>
    <w:rsid w:val="0099043D"/>
    <w:rsid w:val="009C19D7"/>
    <w:rsid w:val="00A25E9F"/>
    <w:rsid w:val="00AA1D8D"/>
    <w:rsid w:val="00AB61F2"/>
    <w:rsid w:val="00B256BE"/>
    <w:rsid w:val="00B469DA"/>
    <w:rsid w:val="00B47730"/>
    <w:rsid w:val="00B75123"/>
    <w:rsid w:val="00B92CCF"/>
    <w:rsid w:val="00BA2AAF"/>
    <w:rsid w:val="00BE0733"/>
    <w:rsid w:val="00C42FDE"/>
    <w:rsid w:val="00C62B9F"/>
    <w:rsid w:val="00CB0664"/>
    <w:rsid w:val="00E51DB6"/>
    <w:rsid w:val="00E53C50"/>
    <w:rsid w:val="00E61F0A"/>
    <w:rsid w:val="00E7669B"/>
    <w:rsid w:val="00EC6035"/>
    <w:rsid w:val="00ED36FE"/>
    <w:rsid w:val="00F24A0F"/>
    <w:rsid w:val="00F3415E"/>
    <w:rsid w:val="00F34877"/>
    <w:rsid w:val="00F64808"/>
    <w:rsid w:val="00F97B15"/>
    <w:rsid w:val="00FC693F"/>
    <w:rsid w:val="00FD7CFE"/>
    <w:rsid w:val="00FF3AFE"/>
    <w:rsid w:val="FDD568AF"/>
    <w:rsid w:val="FEFB2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2C25B3"/>
  <w14:defaultImageDpi w14:val="300"/>
  <w15:docId w15:val="{83869750-A4FF-4E60-9B29-FA377D1C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Theme="minorEastAsia"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a8">
    <w:name w:val="annotation text"/>
    <w:basedOn w:val="a1"/>
    <w:link w:val="a9"/>
    <w:uiPriority w:val="99"/>
    <w:unhideWhenUsed/>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a">
    <w:name w:val="Body Text"/>
    <w:basedOn w:val="a1"/>
    <w:link w:val="ab"/>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c">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d">
    <w:name w:val="footer"/>
    <w:basedOn w:val="a1"/>
    <w:link w:val="ae"/>
    <w:uiPriority w:val="99"/>
    <w:unhideWhenUsed/>
    <w:pPr>
      <w:tabs>
        <w:tab w:val="center" w:pos="4680"/>
        <w:tab w:val="right" w:pos="9360"/>
      </w:tabs>
      <w:spacing w:after="0" w:line="240" w:lineRule="auto"/>
    </w:pPr>
  </w:style>
  <w:style w:type="paragraph" w:styleId="af">
    <w:name w:val="header"/>
    <w:basedOn w:val="a1"/>
    <w:link w:val="af0"/>
    <w:uiPriority w:val="99"/>
    <w:unhideWhenUsed/>
    <w:pPr>
      <w:tabs>
        <w:tab w:val="center" w:pos="4680"/>
        <w:tab w:val="right" w:pos="9360"/>
      </w:tabs>
      <w:spacing w:after="0" w:line="240" w:lineRule="auto"/>
    </w:pPr>
  </w:style>
  <w:style w:type="paragraph" w:styleId="af1">
    <w:name w:val="Subtitle"/>
    <w:basedOn w:val="a1"/>
    <w:next w:val="a1"/>
    <w:link w:val="af2"/>
    <w:uiPriority w:val="11"/>
    <w:qFormat/>
    <w:rPr>
      <w:rFonts w:asciiTheme="majorHAnsi" w:eastAsiaTheme="majorEastAsia" w:hAnsiTheme="majorHAnsi" w:cstheme="majorBidi"/>
      <w:i/>
      <w:iCs/>
      <w:color w:val="4F81BD" w:themeColor="accent1"/>
      <w:spacing w:val="15"/>
      <w:szCs w:val="24"/>
    </w:rPr>
  </w:style>
  <w:style w:type="paragraph" w:styleId="af3">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4">
    <w:name w:val="Title"/>
    <w:basedOn w:val="a1"/>
    <w:next w:val="a1"/>
    <w:link w:val="af5"/>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Hyperlink"/>
    <w:basedOn w:val="a2"/>
    <w:uiPriority w:val="99"/>
    <w:unhideWhenUsed/>
    <w:rPr>
      <w:color w:val="0000FF" w:themeColor="hyperlink"/>
      <w:u w:val="single"/>
    </w:rPr>
  </w:style>
  <w:style w:type="character" w:customStyle="1" w:styleId="af0">
    <w:name w:val="页眉 字符"/>
    <w:basedOn w:val="a2"/>
    <w:link w:val="af"/>
    <w:uiPriority w:val="99"/>
  </w:style>
  <w:style w:type="character" w:customStyle="1" w:styleId="ae">
    <w:name w:val="页脚 字符"/>
    <w:basedOn w:val="a2"/>
    <w:link w:val="ad"/>
    <w:uiPriority w:val="99"/>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5">
    <w:name w:val="标题 字符"/>
    <w:basedOn w:val="a2"/>
    <w:link w:val="af4"/>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2">
    <w:name w:val="副标题 字符"/>
    <w:basedOn w:val="a2"/>
    <w:link w:val="af1"/>
    <w:uiPriority w:val="11"/>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b">
    <w:name w:val="正文文本 字符"/>
    <w:basedOn w:val="a2"/>
    <w:link w:val="aa"/>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 w:type="character" w:styleId="aff7">
    <w:name w:val="annotation reference"/>
    <w:basedOn w:val="a2"/>
    <w:uiPriority w:val="99"/>
    <w:semiHidden/>
    <w:unhideWhenUsed/>
    <w:rPr>
      <w:sz w:val="21"/>
      <w:szCs w:val="21"/>
    </w:rPr>
  </w:style>
  <w:style w:type="paragraph" w:styleId="aff8">
    <w:name w:val="Revision"/>
    <w:hidden/>
    <w:uiPriority w:val="99"/>
    <w:unhideWhenUsed/>
    <w:rsid w:val="0014402B"/>
    <w:rPr>
      <w:rFonts w:eastAsiaTheme="minorEastAsia" w:cstheme="minorBidi"/>
      <w:sz w:val="24"/>
      <w:szCs w:val="22"/>
      <w:lang w:eastAsia="en-US"/>
    </w:rPr>
  </w:style>
  <w:style w:type="paragraph" w:styleId="aff9">
    <w:name w:val="annotation subject"/>
    <w:basedOn w:val="a8"/>
    <w:next w:val="a8"/>
    <w:link w:val="affa"/>
    <w:uiPriority w:val="99"/>
    <w:semiHidden/>
    <w:unhideWhenUsed/>
    <w:rsid w:val="0014402B"/>
    <w:rPr>
      <w:b/>
      <w:bCs/>
    </w:rPr>
  </w:style>
  <w:style w:type="character" w:customStyle="1" w:styleId="a9">
    <w:name w:val="批注文字 字符"/>
    <w:basedOn w:val="a2"/>
    <w:link w:val="a8"/>
    <w:uiPriority w:val="99"/>
    <w:rsid w:val="0014402B"/>
    <w:rPr>
      <w:rFonts w:eastAsiaTheme="minorEastAsia" w:cstheme="minorBidi"/>
      <w:sz w:val="24"/>
      <w:szCs w:val="22"/>
      <w:lang w:eastAsia="en-US"/>
    </w:rPr>
  </w:style>
  <w:style w:type="character" w:customStyle="1" w:styleId="affa">
    <w:name w:val="批注主题 字符"/>
    <w:basedOn w:val="a9"/>
    <w:link w:val="aff9"/>
    <w:uiPriority w:val="99"/>
    <w:semiHidden/>
    <w:rsid w:val="0014402B"/>
    <w:rPr>
      <w:rFonts w:eastAsiaTheme="minorEastAsia" w:cstheme="minorBidi"/>
      <w:b/>
      <w:bCs/>
      <w:sz w:val="24"/>
      <w:szCs w:val="22"/>
      <w:lang w:eastAsia="en-US"/>
    </w:rPr>
  </w:style>
  <w:style w:type="character" w:styleId="affb">
    <w:name w:val="Unresolved Mention"/>
    <w:basedOn w:val="a2"/>
    <w:uiPriority w:val="99"/>
    <w:semiHidden/>
    <w:unhideWhenUsed/>
    <w:rsid w:val="00E76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7822</Words>
  <Characters>8214</Characters>
  <Application>Microsoft Office Word</Application>
  <DocSecurity>0</DocSecurity>
  <Lines>293</Lines>
  <Paragraphs>232</Paragraphs>
  <ScaleCrop>false</ScaleCrop>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keyi hu</cp:lastModifiedBy>
  <cp:revision>2</cp:revision>
  <dcterms:created xsi:type="dcterms:W3CDTF">2026-07-16T14:49:00Z</dcterms:created>
  <dcterms:modified xsi:type="dcterms:W3CDTF">2026-07-16T14:49:00Z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E9BD1DB245F714560C84406AE761BF3A_42</vt:lpwstr>
  </property>
</Properties>
</file>